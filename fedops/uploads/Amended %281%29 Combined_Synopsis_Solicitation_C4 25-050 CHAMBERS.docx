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2218A" w14:textId="77777777" w:rsidR="00092821" w:rsidRPr="000D3CE1" w:rsidRDefault="001F5FC3" w:rsidP="00385E83">
      <w:pPr>
        <w:tabs>
          <w:tab w:val="left" w:pos="360"/>
          <w:tab w:val="left" w:pos="720"/>
          <w:tab w:val="left" w:pos="1080"/>
        </w:tabs>
        <w:jc w:val="center"/>
        <w:rPr>
          <w:b/>
        </w:rPr>
      </w:pPr>
      <w:r w:rsidRPr="000D3CE1">
        <w:rPr>
          <w:b/>
        </w:rPr>
        <w:t xml:space="preserve">Military Sealift Command </w:t>
      </w:r>
      <w:r w:rsidR="00092821" w:rsidRPr="000D3CE1">
        <w:rPr>
          <w:b/>
        </w:rPr>
        <w:t>Combined Synopsis and Solicitation Notice Information</w:t>
      </w:r>
    </w:p>
    <w:p w14:paraId="2AC2218B" w14:textId="77777777" w:rsidR="00092821" w:rsidRPr="000D3CE1" w:rsidRDefault="00092821" w:rsidP="00385E83">
      <w:pPr>
        <w:tabs>
          <w:tab w:val="left" w:pos="360"/>
          <w:tab w:val="left" w:pos="720"/>
          <w:tab w:val="left" w:pos="1080"/>
        </w:tabs>
      </w:pPr>
    </w:p>
    <w:p w14:paraId="6EC883DC" w14:textId="77777777" w:rsidR="00415594" w:rsidRPr="00304582" w:rsidRDefault="00304582" w:rsidP="00304582">
      <w:pPr>
        <w:tabs>
          <w:tab w:val="left" w:pos="360"/>
          <w:tab w:val="left" w:pos="720"/>
          <w:tab w:val="left" w:pos="1080"/>
        </w:tabs>
        <w:rPr>
          <w:lang w:val="en"/>
        </w:rPr>
      </w:pPr>
      <w:r w:rsidRPr="00304582">
        <w:rPr>
          <w:lang w:val="en"/>
        </w:rPr>
        <w:t>1.</w:t>
      </w:r>
      <w:r>
        <w:rPr>
          <w:lang w:val="en"/>
        </w:rPr>
        <w:tab/>
      </w:r>
      <w:r w:rsidR="00126DCC" w:rsidRPr="00304582">
        <w:rPr>
          <w:lang w:val="en"/>
        </w:rPr>
        <w:t xml:space="preserve">This is a combined synopsis/solicitation for commercial </w:t>
      </w:r>
      <w:r w:rsidR="005D775B" w:rsidRPr="00304582">
        <w:rPr>
          <w:lang w:val="en"/>
        </w:rPr>
        <w:t xml:space="preserve">products and commercial services </w:t>
      </w:r>
      <w:r w:rsidR="00126DCC" w:rsidRPr="00304582">
        <w:rPr>
          <w:lang w:val="en"/>
        </w:rPr>
        <w:t>prepared i</w:t>
      </w:r>
      <w:r w:rsidR="004A70B8" w:rsidRPr="00304582">
        <w:rPr>
          <w:lang w:val="en"/>
        </w:rPr>
        <w:t>n accordance with the format in FAR Subpart 12.6,</w:t>
      </w:r>
      <w:r w:rsidR="00126DCC" w:rsidRPr="00304582">
        <w:rPr>
          <w:lang w:val="en"/>
        </w:rPr>
        <w:t xml:space="preserve"> as supplemented with additional information included in this notice. </w:t>
      </w:r>
      <w:r w:rsidR="00BE36F8" w:rsidRPr="00304582">
        <w:rPr>
          <w:lang w:val="en"/>
        </w:rPr>
        <w:t xml:space="preserve"> </w:t>
      </w:r>
      <w:r w:rsidR="00126DCC" w:rsidRPr="00304582">
        <w:rPr>
          <w:lang w:val="en"/>
        </w:rPr>
        <w:t xml:space="preserve">This announcement constitutes the only solicitation; </w:t>
      </w:r>
      <w:r w:rsidR="00404363" w:rsidRPr="00304582">
        <w:rPr>
          <w:lang w:val="en"/>
        </w:rPr>
        <w:t>quotations</w:t>
      </w:r>
      <w:r w:rsidR="00126DCC" w:rsidRPr="00304582">
        <w:rPr>
          <w:lang w:val="en"/>
        </w:rPr>
        <w:t xml:space="preserve"> are being requested and a written solicitation will not be issued.</w:t>
      </w:r>
    </w:p>
    <w:p w14:paraId="0C8169FB" w14:textId="06AEEB1A" w:rsidR="00415594" w:rsidRDefault="00415594" w:rsidP="00385E83">
      <w:pPr>
        <w:pStyle w:val="ListParagraph"/>
        <w:tabs>
          <w:tab w:val="left" w:pos="360"/>
          <w:tab w:val="left" w:pos="720"/>
          <w:tab w:val="left" w:pos="1080"/>
        </w:tabs>
        <w:ind w:left="0"/>
        <w:rPr>
          <w:lang w:val="en"/>
        </w:rPr>
      </w:pPr>
      <w:bookmarkStart w:id="0" w:name="_GoBack"/>
      <w:bookmarkEnd w:id="0"/>
    </w:p>
    <w:p w14:paraId="469F57C3" w14:textId="77777777" w:rsidR="00001D08" w:rsidRPr="0056592F" w:rsidRDefault="00001D08" w:rsidP="00001D08">
      <w:pPr>
        <w:pStyle w:val="PlainText"/>
        <w:rPr>
          <w:rFonts w:ascii="Times New Roman" w:hAnsi="Times New Roman"/>
          <w:sz w:val="20"/>
          <w:szCs w:val="20"/>
        </w:rPr>
      </w:pPr>
      <w:r w:rsidRPr="0056592F">
        <w:rPr>
          <w:rFonts w:ascii="Times New Roman" w:hAnsi="Times New Roman"/>
          <w:sz w:val="20"/>
          <w:szCs w:val="20"/>
        </w:rPr>
        <w:t>The clause at FAR 52.232-18 Availability of Funds (Apr 1984) applies to this</w:t>
      </w:r>
      <w:r>
        <w:rPr>
          <w:rFonts w:ascii="Times New Roman" w:hAnsi="Times New Roman"/>
          <w:sz w:val="20"/>
          <w:szCs w:val="20"/>
        </w:rPr>
        <w:t xml:space="preserve"> </w:t>
      </w:r>
      <w:r w:rsidRPr="0056592F">
        <w:rPr>
          <w:rFonts w:ascii="Times New Roman" w:hAnsi="Times New Roman"/>
          <w:sz w:val="20"/>
          <w:szCs w:val="20"/>
        </w:rPr>
        <w:t xml:space="preserve">RFQ.  Funds are not presently </w:t>
      </w:r>
      <w:r>
        <w:rPr>
          <w:rFonts w:ascii="Times New Roman" w:hAnsi="Times New Roman"/>
          <w:sz w:val="20"/>
          <w:szCs w:val="20"/>
        </w:rPr>
        <w:t xml:space="preserve"> a</w:t>
      </w:r>
      <w:r w:rsidRPr="0056592F">
        <w:rPr>
          <w:rFonts w:ascii="Times New Roman" w:hAnsi="Times New Roman"/>
          <w:sz w:val="20"/>
          <w:szCs w:val="20"/>
        </w:rPr>
        <w:t>vailable for this contract. The Government’s</w:t>
      </w:r>
      <w:r>
        <w:rPr>
          <w:rFonts w:ascii="Times New Roman" w:hAnsi="Times New Roman"/>
          <w:sz w:val="20"/>
          <w:szCs w:val="20"/>
        </w:rPr>
        <w:t xml:space="preserve"> </w:t>
      </w:r>
      <w:r w:rsidRPr="0056592F">
        <w:rPr>
          <w:rFonts w:ascii="Times New Roman" w:hAnsi="Times New Roman"/>
          <w:sz w:val="20"/>
          <w:szCs w:val="20"/>
        </w:rPr>
        <w:t>obligation under this contract is contingent upon the availability of</w:t>
      </w:r>
    </w:p>
    <w:p w14:paraId="69F6AA28" w14:textId="77777777" w:rsidR="00001D08" w:rsidRPr="0056592F" w:rsidRDefault="00001D08" w:rsidP="00001D08">
      <w:pPr>
        <w:pStyle w:val="PlainText"/>
        <w:rPr>
          <w:rFonts w:ascii="Times New Roman" w:hAnsi="Times New Roman"/>
          <w:sz w:val="20"/>
          <w:szCs w:val="20"/>
        </w:rPr>
      </w:pPr>
      <w:r w:rsidRPr="0056592F">
        <w:rPr>
          <w:rFonts w:ascii="Times New Roman" w:hAnsi="Times New Roman"/>
          <w:sz w:val="20"/>
          <w:szCs w:val="20"/>
        </w:rPr>
        <w:t>appropriated funds from which payment for contract purposes can be made. No</w:t>
      </w:r>
      <w:r>
        <w:rPr>
          <w:rFonts w:ascii="Times New Roman" w:hAnsi="Times New Roman"/>
          <w:sz w:val="20"/>
          <w:szCs w:val="20"/>
        </w:rPr>
        <w:t xml:space="preserve"> </w:t>
      </w:r>
      <w:r w:rsidRPr="0056592F">
        <w:rPr>
          <w:rFonts w:ascii="Times New Roman" w:hAnsi="Times New Roman"/>
          <w:sz w:val="20"/>
          <w:szCs w:val="20"/>
        </w:rPr>
        <w:t>legal liability on the part of the Government for any payment may arise</w:t>
      </w:r>
      <w:r>
        <w:rPr>
          <w:rFonts w:ascii="Times New Roman" w:hAnsi="Times New Roman"/>
          <w:sz w:val="20"/>
          <w:szCs w:val="20"/>
        </w:rPr>
        <w:t xml:space="preserve"> </w:t>
      </w:r>
      <w:r w:rsidRPr="0056592F">
        <w:rPr>
          <w:rFonts w:ascii="Times New Roman" w:hAnsi="Times New Roman"/>
          <w:sz w:val="20"/>
          <w:szCs w:val="20"/>
        </w:rPr>
        <w:t>until funds are made available to the Contracting Officer for this contract</w:t>
      </w:r>
    </w:p>
    <w:p w14:paraId="36EAA3F6" w14:textId="77777777" w:rsidR="00001D08" w:rsidRPr="00EE1BBD" w:rsidRDefault="00001D08" w:rsidP="00001D08">
      <w:pPr>
        <w:pStyle w:val="PlainText"/>
        <w:rPr>
          <w:rFonts w:ascii="Times New Roman" w:hAnsi="Times New Roman"/>
          <w:iCs/>
          <w:sz w:val="20"/>
          <w:szCs w:val="20"/>
          <w:lang w:eastAsia="zh-CN"/>
        </w:rPr>
      </w:pPr>
      <w:r w:rsidRPr="0056592F">
        <w:rPr>
          <w:rFonts w:ascii="Times New Roman" w:hAnsi="Times New Roman"/>
          <w:sz w:val="20"/>
          <w:szCs w:val="20"/>
        </w:rPr>
        <w:t>and until the Contractor receives notice of such availability, to be</w:t>
      </w:r>
      <w:r>
        <w:rPr>
          <w:rFonts w:ascii="Times New Roman" w:hAnsi="Times New Roman"/>
          <w:sz w:val="20"/>
          <w:szCs w:val="20"/>
        </w:rPr>
        <w:t xml:space="preserve"> </w:t>
      </w:r>
      <w:r w:rsidRPr="00EE1BBD">
        <w:rPr>
          <w:rFonts w:ascii="Times New Roman" w:hAnsi="Times New Roman"/>
          <w:sz w:val="20"/>
          <w:szCs w:val="20"/>
        </w:rPr>
        <w:t>confirmed in writing by the Contracting Officer.</w:t>
      </w:r>
    </w:p>
    <w:p w14:paraId="41A64D8C" w14:textId="77777777" w:rsidR="00001D08" w:rsidRPr="000D3CE1" w:rsidRDefault="00001D08" w:rsidP="00385E83">
      <w:pPr>
        <w:pStyle w:val="ListParagraph"/>
        <w:tabs>
          <w:tab w:val="left" w:pos="360"/>
          <w:tab w:val="left" w:pos="720"/>
          <w:tab w:val="left" w:pos="1080"/>
        </w:tabs>
        <w:ind w:left="0"/>
        <w:rPr>
          <w:lang w:val="en"/>
        </w:rPr>
      </w:pPr>
    </w:p>
    <w:p w14:paraId="7D5C7BAD" w14:textId="42942C6C" w:rsidR="00204BAD" w:rsidRDefault="00304582" w:rsidP="00204BAD">
      <w:pPr>
        <w:tabs>
          <w:tab w:val="left" w:pos="360"/>
          <w:tab w:val="left" w:pos="720"/>
          <w:tab w:val="left" w:pos="1080"/>
        </w:tabs>
        <w:rPr>
          <w:lang w:val="en"/>
        </w:rPr>
      </w:pPr>
      <w:r>
        <w:t>2.</w:t>
      </w:r>
      <w:r>
        <w:tab/>
      </w:r>
      <w:r w:rsidR="00CF5782" w:rsidRPr="000D3CE1">
        <w:t>S</w:t>
      </w:r>
      <w:r w:rsidR="00715383" w:rsidRPr="000D3CE1">
        <w:t>olicitation number is</w:t>
      </w:r>
      <w:r w:rsidR="00B45346">
        <w:t xml:space="preserve"> </w:t>
      </w:r>
      <w:r w:rsidR="00EE1BBD">
        <w:t>N4044626Q5001</w:t>
      </w:r>
      <w:r w:rsidR="00EE1BBD" w:rsidRPr="000D3CE1">
        <w:t xml:space="preserve"> </w:t>
      </w:r>
      <w:r w:rsidR="00715383" w:rsidRPr="000D3CE1">
        <w:t>and is being issued as a</w:t>
      </w:r>
      <w:r w:rsidR="00CF5782" w:rsidRPr="000D3CE1">
        <w:t xml:space="preserve"> Request for Quote</w:t>
      </w:r>
      <w:r w:rsidR="00EF0796" w:rsidRPr="000D3CE1">
        <w:t>s</w:t>
      </w:r>
      <w:r w:rsidR="00CF5782" w:rsidRPr="000D3CE1">
        <w:t xml:space="preserve"> (RFQ).</w:t>
      </w:r>
      <w:r w:rsidR="00B72E98" w:rsidRPr="000D3CE1">
        <w:t xml:space="preserve"> </w:t>
      </w:r>
      <w:r w:rsidR="009B5FB2" w:rsidRPr="009B5FB2">
        <w:t>This solicitation does not have a Defense Priorities and Allocation System (DPAS) rating.</w:t>
      </w:r>
      <w:r w:rsidR="00204BAD">
        <w:rPr>
          <w:lang w:val="en"/>
        </w:rPr>
        <w:t xml:space="preserve"> A</w:t>
      </w:r>
      <w:r w:rsidR="00204BAD" w:rsidRPr="008B7EBA">
        <w:rPr>
          <w:lang w:val="en"/>
        </w:rPr>
        <w:t xml:space="preserve">ward </w:t>
      </w:r>
      <w:r w:rsidR="00204BAD">
        <w:rPr>
          <w:lang w:val="en"/>
        </w:rPr>
        <w:t>shall</w:t>
      </w:r>
      <w:r w:rsidR="00204BAD" w:rsidRPr="008B7EBA">
        <w:rPr>
          <w:lang w:val="en"/>
        </w:rPr>
        <w:t xml:space="preserve"> be made to</w:t>
      </w:r>
      <w:r w:rsidR="001C6110" w:rsidRPr="001C6110">
        <w:rPr>
          <w:lang w:val="en"/>
        </w:rPr>
        <w:t xml:space="preserve"> the lowest priced technically acceptable quoter</w:t>
      </w:r>
      <w:r w:rsidR="00204BAD" w:rsidRPr="008B7EBA">
        <w:rPr>
          <w:lang w:val="en"/>
        </w:rPr>
        <w:t>.</w:t>
      </w:r>
    </w:p>
    <w:p w14:paraId="6FB69098" w14:textId="77777777" w:rsidR="00415594" w:rsidRPr="000D3CE1" w:rsidRDefault="00415594" w:rsidP="00385E83">
      <w:pPr>
        <w:pStyle w:val="ListParagraph"/>
        <w:tabs>
          <w:tab w:val="left" w:pos="360"/>
          <w:tab w:val="left" w:pos="720"/>
          <w:tab w:val="left" w:pos="1080"/>
        </w:tabs>
        <w:ind w:left="0"/>
      </w:pPr>
    </w:p>
    <w:p w14:paraId="63C0A9F4" w14:textId="0A73440E" w:rsidR="00DF38B0" w:rsidRDefault="00304582" w:rsidP="00304582">
      <w:pPr>
        <w:pStyle w:val="ListParagraph"/>
        <w:tabs>
          <w:tab w:val="left" w:pos="360"/>
          <w:tab w:val="left" w:pos="720"/>
          <w:tab w:val="left" w:pos="1080"/>
        </w:tabs>
        <w:ind w:left="0"/>
      </w:pPr>
      <w:r>
        <w:t>3.</w:t>
      </w:r>
      <w:r>
        <w:tab/>
      </w:r>
      <w:r w:rsidR="00715383" w:rsidRPr="000D3CE1">
        <w:t>The solicitation document and incorporated provisions and clauses are those in effect through</w:t>
      </w:r>
      <w:r w:rsidR="00DF38B0" w:rsidRPr="000D3CE1">
        <w:t>:</w:t>
      </w:r>
    </w:p>
    <w:p w14:paraId="2E6B7621" w14:textId="77777777" w:rsidR="00AA7249" w:rsidRPr="000D3CE1" w:rsidRDefault="00AA7249" w:rsidP="00304582">
      <w:pPr>
        <w:pStyle w:val="ListParagraph"/>
        <w:tabs>
          <w:tab w:val="left" w:pos="360"/>
          <w:tab w:val="left" w:pos="720"/>
          <w:tab w:val="left" w:pos="1080"/>
        </w:tabs>
        <w:ind w:left="0"/>
        <w:rPr>
          <w:color w:val="0000FF"/>
        </w:rPr>
      </w:pPr>
    </w:p>
    <w:p w14:paraId="733F84EE" w14:textId="277C8CE3" w:rsidR="00E8654D" w:rsidRDefault="00304582" w:rsidP="00304582">
      <w:pPr>
        <w:tabs>
          <w:tab w:val="left" w:pos="360"/>
          <w:tab w:val="left" w:pos="720"/>
        </w:tabs>
        <w:ind w:left="720" w:hanging="360"/>
      </w:pPr>
      <w:r>
        <w:t>a.</w:t>
      </w:r>
      <w:r>
        <w:tab/>
      </w:r>
      <w:r w:rsidR="00113D83">
        <w:t>Federal Acquisition Circular</w:t>
      </w:r>
      <w:r w:rsidR="00E8654D">
        <w:t xml:space="preserve"> (FAC) </w:t>
      </w:r>
      <w:r w:rsidR="00DF38B0" w:rsidRPr="00B45346">
        <w:t>20</w:t>
      </w:r>
      <w:r w:rsidR="009C17CA" w:rsidRPr="00B45346">
        <w:t>2</w:t>
      </w:r>
      <w:r w:rsidR="00963368" w:rsidRPr="00B45346">
        <w:t>5</w:t>
      </w:r>
      <w:r w:rsidR="4095502F" w:rsidRPr="00B45346">
        <w:t>-</w:t>
      </w:r>
      <w:r w:rsidR="00B45346" w:rsidRPr="00B45346">
        <w:t>06</w:t>
      </w:r>
      <w:r w:rsidR="00DF38B0" w:rsidRPr="00B45346">
        <w:t xml:space="preserve">, effective </w:t>
      </w:r>
      <w:r w:rsidR="008F285D">
        <w:t>10/0</w:t>
      </w:r>
      <w:r w:rsidR="00B45346" w:rsidRPr="00B45346">
        <w:t>1/2025</w:t>
      </w:r>
      <w:r w:rsidR="00D24D83" w:rsidRPr="00D24D83">
        <w:t xml:space="preserve">, </w:t>
      </w:r>
      <w:r w:rsidR="00DC330F">
        <w:t xml:space="preserve">located </w:t>
      </w:r>
      <w:r w:rsidR="004D5CFF">
        <w:t xml:space="preserve">at </w:t>
      </w:r>
      <w:hyperlink r:id="rId12">
        <w:r w:rsidR="00E83027" w:rsidRPr="32E18613">
          <w:rPr>
            <w:rStyle w:val="Hyperlink"/>
          </w:rPr>
          <w:t>https://www.acquisition.gov/browse/index/far</w:t>
        </w:r>
      </w:hyperlink>
      <w:r w:rsidR="000405F7">
        <w:t xml:space="preserve"> </w:t>
      </w:r>
    </w:p>
    <w:p w14:paraId="62523497" w14:textId="77777777" w:rsidR="00AA7249" w:rsidRPr="00304582" w:rsidRDefault="00AA7249" w:rsidP="00304582">
      <w:pPr>
        <w:tabs>
          <w:tab w:val="left" w:pos="360"/>
          <w:tab w:val="left" w:pos="720"/>
        </w:tabs>
        <w:ind w:left="720" w:hanging="360"/>
        <w:rPr>
          <w:color w:val="0000FF"/>
        </w:rPr>
      </w:pPr>
    </w:p>
    <w:p w14:paraId="504EF348" w14:textId="165FD3A1" w:rsidR="00DF38B0" w:rsidRPr="00304582" w:rsidRDefault="00304582" w:rsidP="00304582">
      <w:pPr>
        <w:tabs>
          <w:tab w:val="left" w:pos="360"/>
          <w:tab w:val="left" w:pos="720"/>
        </w:tabs>
        <w:ind w:left="720" w:hanging="360"/>
        <w:rPr>
          <w:color w:val="0000FF"/>
        </w:rPr>
      </w:pPr>
      <w:r>
        <w:t>b.</w:t>
      </w:r>
      <w:r>
        <w:tab/>
      </w:r>
      <w:r w:rsidR="00DF38B0">
        <w:t xml:space="preserve">DFARS Publication Notice </w:t>
      </w:r>
      <w:r w:rsidR="009F2F3D" w:rsidRPr="00E03ABB">
        <w:t>202</w:t>
      </w:r>
      <w:r w:rsidR="00B45346" w:rsidRPr="00E03ABB">
        <w:t>5</w:t>
      </w:r>
      <w:r w:rsidR="00E03ABB" w:rsidRPr="00E03ABB">
        <w:t>1110</w:t>
      </w:r>
      <w:r w:rsidR="005C2529" w:rsidRPr="00E03ABB">
        <w:t>,</w:t>
      </w:r>
      <w:r w:rsidR="00DF38B0" w:rsidRPr="00E03ABB">
        <w:t xml:space="preserve"> effective </w:t>
      </w:r>
      <w:r w:rsidR="00E03ABB" w:rsidRPr="00E03ABB">
        <w:t>09/10/2025</w:t>
      </w:r>
      <w:r w:rsidR="00D24D83">
        <w:t xml:space="preserve">, </w:t>
      </w:r>
      <w:r w:rsidR="00DF38B0">
        <w:t xml:space="preserve">located at </w:t>
      </w:r>
      <w:hyperlink r:id="rId13">
        <w:r w:rsidR="00DF38B0" w:rsidRPr="32E18613">
          <w:rPr>
            <w:rStyle w:val="Hyperlink"/>
          </w:rPr>
          <w:t>https://www.acq.osd.mil/dpap/dars/dfarspgi/current/</w:t>
        </w:r>
      </w:hyperlink>
    </w:p>
    <w:p w14:paraId="2AC22191" w14:textId="08F5B4BF" w:rsidR="00715383" w:rsidRPr="000D3CE1" w:rsidRDefault="00715383" w:rsidP="00385E83">
      <w:pPr>
        <w:tabs>
          <w:tab w:val="left" w:pos="360"/>
          <w:tab w:val="left" w:pos="720"/>
          <w:tab w:val="left" w:pos="1080"/>
        </w:tabs>
        <w:rPr>
          <w:color w:val="0000FF"/>
        </w:rPr>
      </w:pPr>
    </w:p>
    <w:p w14:paraId="2AC22192" w14:textId="39D4A475" w:rsidR="00715383" w:rsidRPr="000D3CE1" w:rsidRDefault="002C5943" w:rsidP="00385E83">
      <w:pPr>
        <w:tabs>
          <w:tab w:val="left" w:pos="360"/>
          <w:tab w:val="left" w:pos="720"/>
          <w:tab w:val="left" w:pos="1080"/>
        </w:tabs>
      </w:pPr>
      <w:r w:rsidRPr="000D3CE1">
        <w:t>4.</w:t>
      </w:r>
      <w:r w:rsidR="00D3283F" w:rsidRPr="000D3CE1">
        <w:tab/>
      </w:r>
      <w:r w:rsidR="00666968" w:rsidRPr="000D3CE1">
        <w:t xml:space="preserve">The associated </w:t>
      </w:r>
      <w:r w:rsidR="00BF4402" w:rsidRPr="00BF4402">
        <w:t>North American Industry Classification System</w:t>
      </w:r>
      <w:r w:rsidR="00BF4402">
        <w:t xml:space="preserve"> (</w:t>
      </w:r>
      <w:r w:rsidR="00666968" w:rsidRPr="000D3CE1">
        <w:t>NAICS</w:t>
      </w:r>
      <w:r w:rsidR="00BF4402">
        <w:t>)</w:t>
      </w:r>
      <w:r w:rsidR="00666968" w:rsidRPr="000D3CE1">
        <w:t xml:space="preserve"> code is </w:t>
      </w:r>
      <w:r w:rsidR="00167BE0" w:rsidRPr="00167BE0">
        <w:rPr>
          <w:b/>
        </w:rPr>
        <w:t>541990</w:t>
      </w:r>
      <w:r w:rsidR="008F285D">
        <w:rPr>
          <w:b/>
        </w:rPr>
        <w:t xml:space="preserve"> All Other Professional Scientific and Technical Services</w:t>
      </w:r>
      <w:r w:rsidR="00666968" w:rsidRPr="000D3CE1">
        <w:rPr>
          <w:color w:val="4F81BD" w:themeColor="accent1"/>
        </w:rPr>
        <w:t xml:space="preserve"> </w:t>
      </w:r>
      <w:r w:rsidR="00666968" w:rsidRPr="000D3CE1">
        <w:t xml:space="preserve">and </w:t>
      </w:r>
      <w:r w:rsidR="00C157B8" w:rsidRPr="000D3CE1">
        <w:t xml:space="preserve">the associated </w:t>
      </w:r>
      <w:r w:rsidR="00BF4402">
        <w:t>Product Service Code (</w:t>
      </w:r>
      <w:r w:rsidR="00C157B8" w:rsidRPr="000D3CE1">
        <w:t>PSC</w:t>
      </w:r>
      <w:r w:rsidR="00BF4402">
        <w:t>)</w:t>
      </w:r>
      <w:r w:rsidR="00404363" w:rsidRPr="000D3CE1">
        <w:t>/</w:t>
      </w:r>
      <w:r w:rsidR="00BF4402">
        <w:t>Federal Supply Code (</w:t>
      </w:r>
      <w:r w:rsidR="00404363" w:rsidRPr="000D3CE1">
        <w:t>FSC</w:t>
      </w:r>
      <w:r w:rsidR="00BF4402">
        <w:t>)</w:t>
      </w:r>
      <w:r w:rsidR="00C157B8" w:rsidRPr="000D3CE1">
        <w:t xml:space="preserve"> is </w:t>
      </w:r>
      <w:r w:rsidR="008F285D">
        <w:rPr>
          <w:b/>
        </w:rPr>
        <w:t>209</w:t>
      </w:r>
      <w:r w:rsidR="008243D5" w:rsidRPr="008243D5">
        <w:rPr>
          <w:b/>
        </w:rPr>
        <w:t>0</w:t>
      </w:r>
      <w:r w:rsidR="008F285D">
        <w:rPr>
          <w:b/>
        </w:rPr>
        <w:t xml:space="preserve"> Misc Ship Repair and Equipment</w:t>
      </w:r>
      <w:r w:rsidR="008243D5">
        <w:rPr>
          <w:color w:val="0070C0"/>
        </w:rPr>
        <w:t xml:space="preserve"> </w:t>
      </w:r>
      <w:r w:rsidR="00C157B8" w:rsidRPr="000D3CE1">
        <w:t xml:space="preserve">for </w:t>
      </w:r>
      <w:r w:rsidR="00666968" w:rsidRPr="000D3CE1">
        <w:t>this</w:t>
      </w:r>
      <w:r w:rsidR="000B0B9B" w:rsidRPr="000D3CE1">
        <w:t xml:space="preserve"> </w:t>
      </w:r>
      <w:r w:rsidR="00CD59A5" w:rsidRPr="000D3CE1">
        <w:t>procurement:</w:t>
      </w:r>
      <w:r w:rsidR="00C157B8" w:rsidRPr="000D3CE1">
        <w:t xml:space="preserve"> </w:t>
      </w:r>
      <w:r w:rsidR="00C157B8" w:rsidRPr="000D3CE1">
        <w:rPr>
          <w:b/>
        </w:rPr>
        <w:t>NOTE:</w:t>
      </w:r>
      <w:r w:rsidR="00C157B8" w:rsidRPr="000D3CE1">
        <w:t xml:space="preserve"> A Class Waiver is not applicable to a procurement unless the NAICS code, PSC</w:t>
      </w:r>
      <w:r w:rsidR="00404363" w:rsidRPr="000D3CE1">
        <w:t>/FSC</w:t>
      </w:r>
      <w:r w:rsidR="00C157B8" w:rsidRPr="000D3CE1">
        <w:t>, and NAICS Code Descriptor currently in effect, match the item(s) being procured.</w:t>
      </w:r>
    </w:p>
    <w:p w14:paraId="2AC22193" w14:textId="77777777" w:rsidR="00CD59A5" w:rsidRPr="000D3CE1" w:rsidRDefault="00CD59A5" w:rsidP="00385E83">
      <w:pPr>
        <w:tabs>
          <w:tab w:val="left" w:pos="360"/>
          <w:tab w:val="left" w:pos="720"/>
          <w:tab w:val="left" w:pos="1080"/>
        </w:tabs>
        <w:rPr>
          <w:color w:val="0000FF"/>
        </w:rPr>
      </w:pPr>
    </w:p>
    <w:p w14:paraId="2AC22194" w14:textId="1D6BBBBE" w:rsidR="00CD59A5" w:rsidRPr="000D3CE1" w:rsidRDefault="001C6110" w:rsidP="00304582">
      <w:pPr>
        <w:tabs>
          <w:tab w:val="left" w:pos="360"/>
          <w:tab w:val="left" w:pos="720"/>
        </w:tabs>
        <w:ind w:left="720" w:hanging="360"/>
      </w:pPr>
      <w:r>
        <w:fldChar w:fldCharType="begin">
          <w:ffData>
            <w:name w:val="Check1"/>
            <w:enabled/>
            <w:calcOnExit w:val="0"/>
            <w:checkBox>
              <w:sizeAuto/>
              <w:default w:val="0"/>
            </w:checkBox>
          </w:ffData>
        </w:fldChar>
      </w:r>
      <w:bookmarkStart w:id="1" w:name="Check1"/>
      <w:r>
        <w:instrText xml:space="preserve"> FORMCHECKBOX </w:instrText>
      </w:r>
      <w:r w:rsidR="00EE1BBD">
        <w:fldChar w:fldCharType="separate"/>
      </w:r>
      <w:r>
        <w:fldChar w:fldCharType="end"/>
      </w:r>
      <w:bookmarkEnd w:id="1"/>
      <w:r w:rsidR="00CD59A5" w:rsidRPr="000D3CE1">
        <w:t xml:space="preserve"> is not being set-aside for small businesses.</w:t>
      </w:r>
    </w:p>
    <w:p w14:paraId="2AC22195" w14:textId="77777777" w:rsidR="00CD59A5" w:rsidRPr="000D3CE1" w:rsidRDefault="00CD59A5" w:rsidP="00304582">
      <w:pPr>
        <w:tabs>
          <w:tab w:val="left" w:pos="360"/>
          <w:tab w:val="left" w:pos="720"/>
        </w:tabs>
        <w:ind w:left="720" w:hanging="360"/>
      </w:pPr>
      <w:r w:rsidRPr="000D3CE1">
        <w:tab/>
      </w:r>
    </w:p>
    <w:p w14:paraId="2AC22196" w14:textId="764F2039" w:rsidR="00CD59A5" w:rsidRPr="000D3CE1" w:rsidRDefault="001C6110" w:rsidP="00304582">
      <w:pPr>
        <w:tabs>
          <w:tab w:val="left" w:pos="360"/>
          <w:tab w:val="left" w:pos="720"/>
        </w:tabs>
        <w:ind w:left="720" w:hanging="360"/>
        <w:contextualSpacing/>
      </w:pPr>
      <w:r>
        <w:fldChar w:fldCharType="begin">
          <w:ffData>
            <w:name w:val=""/>
            <w:enabled/>
            <w:calcOnExit w:val="0"/>
            <w:checkBox>
              <w:sizeAuto/>
              <w:default w:val="1"/>
            </w:checkBox>
          </w:ffData>
        </w:fldChar>
      </w:r>
      <w:r>
        <w:instrText xml:space="preserve"> FORMCHECKBOX </w:instrText>
      </w:r>
      <w:r w:rsidR="00EE1BBD">
        <w:fldChar w:fldCharType="separate"/>
      </w:r>
      <w:r>
        <w:fldChar w:fldCharType="end"/>
      </w:r>
      <w:r w:rsidR="00CD59A5" w:rsidRPr="000D3CE1">
        <w:t xml:space="preserve"> is being set-aside for </w:t>
      </w:r>
      <w:r w:rsidRPr="001C6110">
        <w:rPr>
          <w:b/>
        </w:rPr>
        <w:t>Total Small Business</w:t>
      </w:r>
      <w:r w:rsidR="004A5E81" w:rsidRPr="000D3CE1">
        <w:rPr>
          <w:color w:val="548DD4"/>
        </w:rPr>
        <w:t xml:space="preserve">.  </w:t>
      </w:r>
      <w:r w:rsidR="00CD59A5" w:rsidRPr="000D3CE1">
        <w:t>The small business size standard is</w:t>
      </w:r>
      <w:r>
        <w:t xml:space="preserve"> </w:t>
      </w:r>
      <w:r w:rsidRPr="001C6110">
        <w:rPr>
          <w:b/>
        </w:rPr>
        <w:t>$19.5M.</w:t>
      </w:r>
    </w:p>
    <w:p w14:paraId="2AC22197" w14:textId="77777777" w:rsidR="00715383" w:rsidRPr="000D3CE1" w:rsidRDefault="00715383" w:rsidP="00385E83">
      <w:pPr>
        <w:tabs>
          <w:tab w:val="left" w:pos="360"/>
          <w:tab w:val="left" w:pos="720"/>
          <w:tab w:val="left" w:pos="1080"/>
        </w:tabs>
      </w:pPr>
    </w:p>
    <w:p w14:paraId="2AC22198" w14:textId="18F94B9C" w:rsidR="00C55314" w:rsidRDefault="002C5943" w:rsidP="00385E83">
      <w:pPr>
        <w:tabs>
          <w:tab w:val="left" w:pos="360"/>
          <w:tab w:val="left" w:pos="720"/>
          <w:tab w:val="left" w:pos="1080"/>
        </w:tabs>
      </w:pPr>
      <w:r w:rsidRPr="000D3CE1">
        <w:t>5.</w:t>
      </w:r>
      <w:r w:rsidR="00D3283F" w:rsidRPr="000D3CE1">
        <w:tab/>
      </w:r>
      <w:r w:rsidR="00C55314" w:rsidRPr="000D3CE1">
        <w:t xml:space="preserve">The table below lists the Contract Line Item Number(s) (CLIN(s)) and items, </w:t>
      </w:r>
      <w:r w:rsidR="00BB52CF" w:rsidRPr="000D3CE1">
        <w:t>quantities,</w:t>
      </w:r>
      <w:r w:rsidR="00C55314" w:rsidRPr="000D3CE1">
        <w:t xml:space="preserve"> and units of measure, inclusive of any applicable options:</w:t>
      </w:r>
    </w:p>
    <w:p w14:paraId="52D555FD" w14:textId="77777777" w:rsidR="00756B7E" w:rsidRPr="000D3CE1" w:rsidRDefault="00756B7E" w:rsidP="00385E83">
      <w:pPr>
        <w:tabs>
          <w:tab w:val="left" w:pos="360"/>
          <w:tab w:val="left" w:pos="720"/>
          <w:tab w:val="left" w:pos="1080"/>
        </w:tabs>
      </w:pPr>
    </w:p>
    <w:tbl>
      <w:tblPr>
        <w:tblStyle w:val="TableGrid"/>
        <w:tblW w:w="9369" w:type="dxa"/>
        <w:tblLook w:val="04A0" w:firstRow="1" w:lastRow="0" w:firstColumn="1" w:lastColumn="0" w:noHBand="0" w:noVBand="1"/>
      </w:tblPr>
      <w:tblGrid>
        <w:gridCol w:w="783"/>
        <w:gridCol w:w="5616"/>
        <w:gridCol w:w="1440"/>
        <w:gridCol w:w="1530"/>
      </w:tblGrid>
      <w:tr w:rsidR="00C55314" w:rsidRPr="000D3CE1" w14:paraId="2AC221BA" w14:textId="77777777" w:rsidTr="00756B7E">
        <w:trPr>
          <w:trHeight w:val="20"/>
        </w:trPr>
        <w:tc>
          <w:tcPr>
            <w:tcW w:w="783" w:type="dxa"/>
          </w:tcPr>
          <w:p w14:paraId="2AC221B6" w14:textId="77777777" w:rsidR="00C55314" w:rsidRPr="000D3CE1" w:rsidRDefault="00C55314" w:rsidP="00385E83">
            <w:pPr>
              <w:tabs>
                <w:tab w:val="left" w:pos="360"/>
                <w:tab w:val="left" w:pos="720"/>
                <w:tab w:val="left" w:pos="1080"/>
              </w:tabs>
              <w:jc w:val="center"/>
            </w:pPr>
            <w:r w:rsidRPr="000D3CE1">
              <w:t>CLIN</w:t>
            </w:r>
          </w:p>
        </w:tc>
        <w:tc>
          <w:tcPr>
            <w:tcW w:w="5616" w:type="dxa"/>
          </w:tcPr>
          <w:p w14:paraId="2AC221B7" w14:textId="77777777" w:rsidR="00C55314" w:rsidRPr="000D3CE1" w:rsidRDefault="00C55314" w:rsidP="00385E83">
            <w:pPr>
              <w:tabs>
                <w:tab w:val="left" w:pos="360"/>
                <w:tab w:val="left" w:pos="720"/>
                <w:tab w:val="left" w:pos="1080"/>
              </w:tabs>
              <w:jc w:val="center"/>
            </w:pPr>
            <w:r w:rsidRPr="000D3CE1">
              <w:t>DESCRIPTION</w:t>
            </w:r>
          </w:p>
        </w:tc>
        <w:tc>
          <w:tcPr>
            <w:tcW w:w="1440" w:type="dxa"/>
          </w:tcPr>
          <w:p w14:paraId="2AC221B8" w14:textId="77777777" w:rsidR="00C55314" w:rsidRPr="000D3CE1" w:rsidRDefault="00C55314" w:rsidP="00385E83">
            <w:pPr>
              <w:tabs>
                <w:tab w:val="left" w:pos="360"/>
                <w:tab w:val="left" w:pos="720"/>
                <w:tab w:val="left" w:pos="1080"/>
              </w:tabs>
              <w:jc w:val="center"/>
            </w:pPr>
            <w:r w:rsidRPr="000D3CE1">
              <w:t>QUANTITY</w:t>
            </w:r>
          </w:p>
        </w:tc>
        <w:tc>
          <w:tcPr>
            <w:tcW w:w="1530" w:type="dxa"/>
          </w:tcPr>
          <w:p w14:paraId="2AC221B9" w14:textId="77777777" w:rsidR="00C55314" w:rsidRPr="000D3CE1" w:rsidRDefault="00C55314" w:rsidP="00385E83">
            <w:pPr>
              <w:tabs>
                <w:tab w:val="left" w:pos="360"/>
                <w:tab w:val="left" w:pos="720"/>
                <w:tab w:val="left" w:pos="1080"/>
              </w:tabs>
              <w:jc w:val="center"/>
            </w:pPr>
            <w:r w:rsidRPr="000D3CE1">
              <w:t>UNIT OF MEASURE</w:t>
            </w:r>
          </w:p>
        </w:tc>
      </w:tr>
      <w:tr w:rsidR="00C55314" w:rsidRPr="000D3CE1" w14:paraId="2AC221C2" w14:textId="77777777" w:rsidTr="00756B7E">
        <w:trPr>
          <w:trHeight w:val="20"/>
        </w:trPr>
        <w:tc>
          <w:tcPr>
            <w:tcW w:w="783" w:type="dxa"/>
          </w:tcPr>
          <w:p w14:paraId="2AC221BE" w14:textId="77777777" w:rsidR="00C55314" w:rsidRPr="000D3CE1" w:rsidRDefault="00C55314" w:rsidP="00385E83">
            <w:pPr>
              <w:tabs>
                <w:tab w:val="left" w:pos="360"/>
                <w:tab w:val="left" w:pos="720"/>
                <w:tab w:val="left" w:pos="1080"/>
              </w:tabs>
              <w:jc w:val="center"/>
            </w:pPr>
            <w:r w:rsidRPr="000D3CE1">
              <w:t>0001</w:t>
            </w:r>
          </w:p>
        </w:tc>
        <w:tc>
          <w:tcPr>
            <w:tcW w:w="5616" w:type="dxa"/>
          </w:tcPr>
          <w:p w14:paraId="2AC221BF" w14:textId="64A256DB" w:rsidR="00C55314" w:rsidRPr="000D3CE1" w:rsidRDefault="008243D5" w:rsidP="00385E83">
            <w:pPr>
              <w:tabs>
                <w:tab w:val="left" w:pos="360"/>
                <w:tab w:val="left" w:pos="720"/>
                <w:tab w:val="left" w:pos="1080"/>
              </w:tabs>
              <w:jc w:val="center"/>
            </w:pPr>
            <w:r>
              <w:t>Troubleshoot/Repair MICOM and Trip Relays</w:t>
            </w:r>
          </w:p>
        </w:tc>
        <w:tc>
          <w:tcPr>
            <w:tcW w:w="1440" w:type="dxa"/>
          </w:tcPr>
          <w:p w14:paraId="2AC221C0" w14:textId="0CC58D57" w:rsidR="00C55314" w:rsidRPr="000D3CE1" w:rsidRDefault="000933B9" w:rsidP="00385E83">
            <w:pPr>
              <w:tabs>
                <w:tab w:val="left" w:pos="360"/>
                <w:tab w:val="left" w:pos="720"/>
                <w:tab w:val="left" w:pos="1080"/>
              </w:tabs>
              <w:jc w:val="center"/>
            </w:pPr>
            <w:r>
              <w:t>1</w:t>
            </w:r>
          </w:p>
        </w:tc>
        <w:tc>
          <w:tcPr>
            <w:tcW w:w="1530" w:type="dxa"/>
          </w:tcPr>
          <w:p w14:paraId="2AC221C1" w14:textId="672754D6" w:rsidR="00C55314" w:rsidRPr="000D3CE1" w:rsidRDefault="000933B9" w:rsidP="00385E83">
            <w:pPr>
              <w:tabs>
                <w:tab w:val="left" w:pos="360"/>
                <w:tab w:val="left" w:pos="720"/>
                <w:tab w:val="left" w:pos="1080"/>
              </w:tabs>
              <w:jc w:val="center"/>
            </w:pPr>
            <w:r>
              <w:t>Ea.</w:t>
            </w:r>
          </w:p>
        </w:tc>
      </w:tr>
    </w:tbl>
    <w:p w14:paraId="2AC221D5" w14:textId="77777777" w:rsidR="00C55314" w:rsidRPr="000D3CE1" w:rsidRDefault="00C55314" w:rsidP="00385E83">
      <w:pPr>
        <w:tabs>
          <w:tab w:val="left" w:pos="360"/>
          <w:tab w:val="left" w:pos="720"/>
          <w:tab w:val="left" w:pos="1080"/>
        </w:tabs>
      </w:pPr>
    </w:p>
    <w:p w14:paraId="2AC221D6" w14:textId="7E7F2979" w:rsidR="00C55314" w:rsidRPr="000D3CE1" w:rsidRDefault="00CD4266" w:rsidP="00385E83">
      <w:pPr>
        <w:pStyle w:val="NormalWeb"/>
        <w:tabs>
          <w:tab w:val="left" w:pos="360"/>
          <w:tab w:val="left" w:pos="720"/>
          <w:tab w:val="left" w:pos="1080"/>
        </w:tabs>
        <w:spacing w:before="0" w:beforeAutospacing="0" w:after="0" w:afterAutospacing="0"/>
        <w:rPr>
          <w:sz w:val="20"/>
          <w:szCs w:val="20"/>
        </w:rPr>
      </w:pPr>
      <w:r w:rsidRPr="000D3CE1">
        <w:rPr>
          <w:sz w:val="20"/>
          <w:szCs w:val="20"/>
        </w:rPr>
        <w:t xml:space="preserve">6. </w:t>
      </w:r>
      <w:r w:rsidR="00D3283F" w:rsidRPr="000D3CE1">
        <w:rPr>
          <w:sz w:val="20"/>
          <w:szCs w:val="20"/>
        </w:rPr>
        <w:tab/>
      </w:r>
      <w:r w:rsidR="0039738D" w:rsidRPr="000D3CE1">
        <w:rPr>
          <w:sz w:val="20"/>
          <w:szCs w:val="20"/>
        </w:rPr>
        <w:t>It is anticipated one firm-fixed price purchase order will be issued in response to this RFQ.</w:t>
      </w:r>
      <w:r w:rsidR="00EC60F9" w:rsidRPr="000D3CE1">
        <w:rPr>
          <w:sz w:val="20"/>
          <w:szCs w:val="20"/>
        </w:rPr>
        <w:t xml:space="preserve">  No commercial financing. </w:t>
      </w:r>
      <w:r w:rsidR="008F285D">
        <w:rPr>
          <w:sz w:val="20"/>
          <w:szCs w:val="20"/>
        </w:rPr>
        <w:t>T</w:t>
      </w:r>
      <w:r w:rsidR="008243D5" w:rsidRPr="008243D5">
        <w:rPr>
          <w:sz w:val="20"/>
          <w:szCs w:val="20"/>
        </w:rPr>
        <w:t xml:space="preserve">he requirement </w:t>
      </w:r>
      <w:r w:rsidR="008F285D">
        <w:rPr>
          <w:sz w:val="20"/>
          <w:szCs w:val="20"/>
        </w:rPr>
        <w:t xml:space="preserve">is for the </w:t>
      </w:r>
      <w:r w:rsidR="008243D5" w:rsidRPr="008243D5">
        <w:rPr>
          <w:sz w:val="20"/>
          <w:szCs w:val="20"/>
        </w:rPr>
        <w:t>troubleshooting of the MICOM and Trip Relays</w:t>
      </w:r>
      <w:r w:rsidR="008243D5">
        <w:rPr>
          <w:sz w:val="20"/>
          <w:szCs w:val="20"/>
        </w:rPr>
        <w:t xml:space="preserve"> aboard the USNS </w:t>
      </w:r>
      <w:r w:rsidR="008F285D">
        <w:rPr>
          <w:sz w:val="20"/>
          <w:szCs w:val="20"/>
        </w:rPr>
        <w:t>WASHINGTON CHAMBERS</w:t>
      </w:r>
      <w:r w:rsidR="008243D5">
        <w:rPr>
          <w:sz w:val="20"/>
          <w:szCs w:val="20"/>
        </w:rPr>
        <w:t xml:space="preserve"> </w:t>
      </w:r>
      <w:r w:rsidR="008F285D">
        <w:rPr>
          <w:sz w:val="20"/>
          <w:szCs w:val="20"/>
        </w:rPr>
        <w:t>in accordance with attached statement of work.</w:t>
      </w:r>
    </w:p>
    <w:p w14:paraId="2AC221D7" w14:textId="77777777" w:rsidR="00CD4266" w:rsidRPr="000D3CE1" w:rsidRDefault="00CD4266" w:rsidP="00385E83">
      <w:pPr>
        <w:tabs>
          <w:tab w:val="left" w:pos="360"/>
          <w:tab w:val="left" w:pos="720"/>
          <w:tab w:val="left" w:pos="1080"/>
        </w:tabs>
      </w:pPr>
    </w:p>
    <w:p w14:paraId="2AC221D8" w14:textId="5C47D893" w:rsidR="00CD4266" w:rsidRPr="000D3CE1" w:rsidRDefault="00CD4266" w:rsidP="00385E83">
      <w:pPr>
        <w:tabs>
          <w:tab w:val="left" w:pos="360"/>
          <w:tab w:val="left" w:pos="720"/>
          <w:tab w:val="left" w:pos="1080"/>
        </w:tabs>
      </w:pPr>
      <w:r w:rsidRPr="000D3CE1">
        <w:t xml:space="preserve">7. </w:t>
      </w:r>
      <w:r w:rsidR="00D3283F" w:rsidRPr="000D3CE1">
        <w:tab/>
      </w:r>
      <w:r w:rsidRPr="000D3CE1">
        <w:t>Th</w:t>
      </w:r>
      <w:r w:rsidR="008F285D">
        <w:t>e required period of performance (POP)</w:t>
      </w:r>
      <w:r w:rsidRPr="000D3CE1">
        <w:t xml:space="preserve"> is</w:t>
      </w:r>
      <w:r w:rsidR="001C6110">
        <w:t xml:space="preserve"> 05-15</w:t>
      </w:r>
      <w:r w:rsidR="008F285D">
        <w:t xml:space="preserve"> December 2025</w:t>
      </w:r>
      <w:r w:rsidR="00BE36F8" w:rsidRPr="000D3CE1">
        <w:t xml:space="preserve">.  </w:t>
      </w:r>
      <w:r w:rsidR="008F285D">
        <w:t>Work will be performed</w:t>
      </w:r>
      <w:r w:rsidR="00820285" w:rsidRPr="000D3CE1">
        <w:t xml:space="preserve"> at </w:t>
      </w:r>
      <w:r w:rsidR="008F285D">
        <w:t>Naval Base Guam (NBG), -Kilo Wharf.</w:t>
      </w:r>
    </w:p>
    <w:p w14:paraId="2AC221D9" w14:textId="77777777" w:rsidR="00CD4266" w:rsidRPr="000D3CE1" w:rsidRDefault="00CD4266" w:rsidP="00385E83">
      <w:pPr>
        <w:tabs>
          <w:tab w:val="left" w:pos="360"/>
          <w:tab w:val="left" w:pos="720"/>
          <w:tab w:val="left" w:pos="1080"/>
        </w:tabs>
      </w:pPr>
    </w:p>
    <w:p w14:paraId="2AC221DA" w14:textId="6504F525" w:rsidR="00CD4266" w:rsidRPr="000D3CE1" w:rsidRDefault="00820285" w:rsidP="00385E83">
      <w:pPr>
        <w:tabs>
          <w:tab w:val="left" w:pos="90"/>
          <w:tab w:val="left" w:pos="360"/>
          <w:tab w:val="left" w:pos="720"/>
          <w:tab w:val="left" w:pos="1080"/>
        </w:tabs>
        <w:rPr>
          <w:color w:val="4F81BD" w:themeColor="accent1"/>
        </w:rPr>
      </w:pPr>
      <w:r w:rsidRPr="000D3CE1">
        <w:t xml:space="preserve">8. </w:t>
      </w:r>
      <w:r w:rsidR="00D3283F" w:rsidRPr="000D3CE1">
        <w:tab/>
      </w:r>
      <w:r w:rsidRPr="000D3CE1">
        <w:t xml:space="preserve">The provision at FAR </w:t>
      </w:r>
      <w:hyperlink r:id="rId14" w:anchor="FAR_52_212_1" w:history="1">
        <w:r w:rsidRPr="00027C61">
          <w:rPr>
            <w:rStyle w:val="Hyperlink"/>
          </w:rPr>
          <w:t>52.212-1</w:t>
        </w:r>
      </w:hyperlink>
      <w:r w:rsidRPr="000D3CE1">
        <w:t>, Instructions to Offerors – Commercial</w:t>
      </w:r>
      <w:r w:rsidR="000405F7" w:rsidRPr="000D3CE1">
        <w:t xml:space="preserve"> </w:t>
      </w:r>
      <w:r w:rsidRPr="000D3CE1">
        <w:t>applies to this acquisition</w:t>
      </w:r>
      <w:r w:rsidR="00CF5782" w:rsidRPr="000D3CE1">
        <w:t xml:space="preserve"> </w:t>
      </w:r>
      <w:r w:rsidR="00EC78D8" w:rsidRPr="000D3CE1">
        <w:t>and is incorporated by reference</w:t>
      </w:r>
      <w:r w:rsidR="00BE36F8" w:rsidRPr="000D3CE1">
        <w:t xml:space="preserve">.  </w:t>
      </w:r>
      <w:r w:rsidR="00EC78D8" w:rsidRPr="000D3CE1">
        <w:t>The provision is</w:t>
      </w:r>
      <w:r w:rsidR="00CF5782" w:rsidRPr="000D3CE1">
        <w:t xml:space="preserve"> amended as follows:</w:t>
      </w:r>
    </w:p>
    <w:p w14:paraId="2AC221DB" w14:textId="77777777" w:rsidR="00B57CAE" w:rsidRPr="000D3CE1" w:rsidRDefault="00B57CAE" w:rsidP="00385E83">
      <w:pPr>
        <w:tabs>
          <w:tab w:val="left" w:pos="360"/>
          <w:tab w:val="left" w:pos="720"/>
          <w:tab w:val="left" w:pos="1080"/>
        </w:tabs>
        <w:rPr>
          <w:color w:val="4F81BD" w:themeColor="accent1"/>
        </w:rPr>
      </w:pPr>
    </w:p>
    <w:p w14:paraId="2AC221DC" w14:textId="2885FBC9" w:rsidR="008C3D78" w:rsidRPr="000D3CE1" w:rsidRDefault="00D3283F" w:rsidP="00385E83">
      <w:pPr>
        <w:tabs>
          <w:tab w:val="left" w:pos="360"/>
          <w:tab w:val="left" w:pos="720"/>
          <w:tab w:val="left" w:pos="1080"/>
        </w:tabs>
        <w:autoSpaceDE w:val="0"/>
        <w:autoSpaceDN w:val="0"/>
      </w:pPr>
      <w:r w:rsidRPr="000D3CE1">
        <w:tab/>
      </w:r>
      <w:r w:rsidR="008C3D78" w:rsidRPr="000D3CE1">
        <w:t>52.212-1 (ADDENDUM)</w:t>
      </w:r>
      <w:r w:rsidR="00B72E98" w:rsidRPr="000D3CE1">
        <w:t xml:space="preserve"> </w:t>
      </w:r>
      <w:r w:rsidR="008C3D78" w:rsidRPr="000D3CE1">
        <w:t xml:space="preserve">INSTRUCTIONS TO OFFERORS--COMMERCIAL </w:t>
      </w:r>
      <w:r w:rsidR="001D0CDF">
        <w:t>PRODUCTS AND COMMERCIAL SERVICES</w:t>
      </w:r>
    </w:p>
    <w:p w14:paraId="2AC221DD" w14:textId="77777777" w:rsidR="008C3D78" w:rsidRPr="000D3CE1" w:rsidRDefault="008C3D78" w:rsidP="00385E83">
      <w:pPr>
        <w:tabs>
          <w:tab w:val="left" w:pos="360"/>
          <w:tab w:val="left" w:pos="720"/>
          <w:tab w:val="left" w:pos="1080"/>
        </w:tabs>
        <w:autoSpaceDE w:val="0"/>
        <w:autoSpaceDN w:val="0"/>
      </w:pPr>
    </w:p>
    <w:p w14:paraId="73D5CD3D" w14:textId="57E904E7" w:rsidR="00DF5D6E" w:rsidRPr="000D3CE1" w:rsidRDefault="00D3283F" w:rsidP="00385E83">
      <w:pPr>
        <w:tabs>
          <w:tab w:val="left" w:pos="360"/>
          <w:tab w:val="left" w:pos="720"/>
          <w:tab w:val="left" w:pos="1080"/>
        </w:tabs>
        <w:rPr>
          <w:noProof/>
        </w:rPr>
      </w:pPr>
      <w:r w:rsidRPr="000D3CE1">
        <w:lastRenderedPageBreak/>
        <w:tab/>
      </w:r>
      <w:r w:rsidR="00161A39" w:rsidRPr="000D3CE1">
        <w:t>a</w:t>
      </w:r>
      <w:r w:rsidR="008C3D78" w:rsidRPr="000D3CE1">
        <w:t xml:space="preserve">. </w:t>
      </w:r>
      <w:r w:rsidRPr="000D3CE1">
        <w:tab/>
      </w:r>
      <w:r w:rsidR="00DF5D6E" w:rsidRPr="000D3CE1">
        <w:rPr>
          <w:noProof/>
        </w:rPr>
        <w:t>Any inconsistency between FAR Provision 52.212-1 and the Addendum to FAR 52.212-1 shall be solved by giving precedence to the Addendum to FAR 52.212-1.</w:t>
      </w:r>
    </w:p>
    <w:p w14:paraId="78D1B4AC" w14:textId="77777777" w:rsidR="00DF5D6E" w:rsidRPr="000D3CE1" w:rsidRDefault="00DF5D6E" w:rsidP="00385E83">
      <w:pPr>
        <w:tabs>
          <w:tab w:val="left" w:pos="360"/>
          <w:tab w:val="left" w:pos="720"/>
          <w:tab w:val="left" w:pos="1080"/>
        </w:tabs>
        <w:autoSpaceDE w:val="0"/>
        <w:autoSpaceDN w:val="0"/>
      </w:pPr>
      <w:r w:rsidRPr="000D3CE1">
        <w:t xml:space="preserve"> </w:t>
      </w:r>
    </w:p>
    <w:p w14:paraId="2AC221DE" w14:textId="546E4EEF" w:rsidR="008C3D78" w:rsidRPr="000D3CE1" w:rsidRDefault="00D3283F" w:rsidP="00385E83">
      <w:pPr>
        <w:tabs>
          <w:tab w:val="left" w:pos="360"/>
          <w:tab w:val="left" w:pos="720"/>
          <w:tab w:val="left" w:pos="1080"/>
        </w:tabs>
        <w:autoSpaceDE w:val="0"/>
        <w:autoSpaceDN w:val="0"/>
      </w:pPr>
      <w:r w:rsidRPr="000D3CE1">
        <w:tab/>
      </w:r>
      <w:r w:rsidR="00DF5D6E" w:rsidRPr="000D3CE1">
        <w:t xml:space="preserve">b. </w:t>
      </w:r>
      <w:r w:rsidRPr="000D3CE1">
        <w:tab/>
      </w:r>
      <w:r w:rsidR="008C3D78" w:rsidRPr="000D3CE1">
        <w:t xml:space="preserve">After receipt of quotes the Government may, with or without notice, negotiate with and, if desired, seek quote revisions from as many or as few </w:t>
      </w:r>
      <w:r w:rsidR="00C722D5" w:rsidRPr="000D3CE1">
        <w:t>quote</w:t>
      </w:r>
      <w:r w:rsidR="008C3D78" w:rsidRPr="000D3CE1">
        <w:t>rs as it, in its discretion, deems appropriate.</w:t>
      </w:r>
    </w:p>
    <w:p w14:paraId="2AC221DF" w14:textId="77777777" w:rsidR="008C3D78" w:rsidRPr="000D3CE1" w:rsidRDefault="008C3D78" w:rsidP="00385E83">
      <w:pPr>
        <w:tabs>
          <w:tab w:val="left" w:pos="360"/>
          <w:tab w:val="left" w:pos="720"/>
          <w:tab w:val="left" w:pos="1080"/>
        </w:tabs>
        <w:autoSpaceDE w:val="0"/>
        <w:autoSpaceDN w:val="0"/>
      </w:pPr>
    </w:p>
    <w:p w14:paraId="2AC221E0" w14:textId="1FFE4640" w:rsidR="008C3D78" w:rsidRPr="000D3CE1" w:rsidRDefault="00D3283F" w:rsidP="00385E83">
      <w:pPr>
        <w:tabs>
          <w:tab w:val="left" w:pos="360"/>
          <w:tab w:val="left" w:pos="720"/>
          <w:tab w:val="left" w:pos="1080"/>
        </w:tabs>
        <w:autoSpaceDE w:val="0"/>
        <w:autoSpaceDN w:val="0"/>
      </w:pPr>
      <w:r w:rsidRPr="000D3CE1">
        <w:tab/>
      </w:r>
      <w:r w:rsidR="00DF5D6E" w:rsidRPr="000D3CE1">
        <w:t>c</w:t>
      </w:r>
      <w:r w:rsidR="008C3D78" w:rsidRPr="000D3CE1">
        <w:t xml:space="preserve">. </w:t>
      </w:r>
      <w:r w:rsidRPr="000D3CE1">
        <w:tab/>
      </w:r>
      <w:r w:rsidR="008C3D78" w:rsidRPr="000D3CE1">
        <w:t>The term “offeror” or “offer” as used in FAR 52.212-1 shall be understood to mean “</w:t>
      </w:r>
      <w:r w:rsidR="00C722D5" w:rsidRPr="000D3CE1">
        <w:t>quote</w:t>
      </w:r>
      <w:r w:rsidR="008C3D78" w:rsidRPr="000D3CE1">
        <w:t>r” and “quote,” respectively.  Further, the term “award” shall be understood to describe the Government’s issuance of an order.</w:t>
      </w:r>
    </w:p>
    <w:p w14:paraId="2AC221E1" w14:textId="77777777" w:rsidR="008C3D78" w:rsidRPr="000D3CE1" w:rsidRDefault="008C3D78" w:rsidP="00385E83">
      <w:pPr>
        <w:tabs>
          <w:tab w:val="left" w:pos="360"/>
          <w:tab w:val="left" w:pos="720"/>
          <w:tab w:val="left" w:pos="1080"/>
        </w:tabs>
        <w:autoSpaceDE w:val="0"/>
        <w:autoSpaceDN w:val="0"/>
        <w:rPr>
          <w:u w:val="single"/>
        </w:rPr>
      </w:pPr>
    </w:p>
    <w:p w14:paraId="46AFFA4A" w14:textId="20CB6A4C" w:rsidR="005E2D0A" w:rsidRPr="000D3CE1" w:rsidRDefault="00D3283F" w:rsidP="00385E83">
      <w:pPr>
        <w:tabs>
          <w:tab w:val="left" w:pos="360"/>
          <w:tab w:val="left" w:pos="720"/>
          <w:tab w:val="left" w:pos="1080"/>
        </w:tabs>
        <w:autoSpaceDE w:val="0"/>
        <w:autoSpaceDN w:val="0"/>
        <w:adjustRightInd w:val="0"/>
      </w:pPr>
      <w:r w:rsidRPr="000D3CE1">
        <w:tab/>
      </w:r>
      <w:r w:rsidR="00DF5D6E" w:rsidRPr="000D3CE1">
        <w:t>d</w:t>
      </w:r>
      <w:r w:rsidR="00610CFC" w:rsidRPr="000D3CE1">
        <w:t xml:space="preserve">. </w:t>
      </w:r>
      <w:r w:rsidRPr="000D3CE1">
        <w:tab/>
      </w:r>
      <w:r w:rsidR="00391A84" w:rsidRPr="000D3CE1">
        <w:t>The Government will consider all quotes that are timely received and may consider late quotes in accordance with 52.212-1.  Failure of a quote to address any items listed in the attached submission package may make a quote unacceptable.</w:t>
      </w:r>
    </w:p>
    <w:p w14:paraId="5BE84CF2" w14:textId="77777777" w:rsidR="00DF5D6E" w:rsidRPr="000D3CE1" w:rsidRDefault="00DF5D6E" w:rsidP="00385E83">
      <w:pPr>
        <w:tabs>
          <w:tab w:val="left" w:pos="360"/>
          <w:tab w:val="left" w:pos="720"/>
          <w:tab w:val="left" w:pos="1080"/>
        </w:tabs>
        <w:autoSpaceDE w:val="0"/>
        <w:autoSpaceDN w:val="0"/>
        <w:adjustRightInd w:val="0"/>
      </w:pPr>
    </w:p>
    <w:p w14:paraId="45B3AA6D" w14:textId="68A06C13" w:rsidR="00DF5D6E" w:rsidRPr="000D3CE1" w:rsidRDefault="00D3283F" w:rsidP="00385E83">
      <w:pPr>
        <w:tabs>
          <w:tab w:val="left" w:pos="360"/>
          <w:tab w:val="left" w:pos="720"/>
          <w:tab w:val="left" w:pos="1080"/>
        </w:tabs>
        <w:autoSpaceDE w:val="0"/>
        <w:autoSpaceDN w:val="0"/>
        <w:rPr>
          <w:noProof/>
        </w:rPr>
      </w:pPr>
      <w:r w:rsidRPr="000D3CE1">
        <w:tab/>
      </w:r>
      <w:r w:rsidR="00DF5D6E" w:rsidRPr="000D3CE1">
        <w:t xml:space="preserve">e. </w:t>
      </w:r>
      <w:r w:rsidRPr="000D3CE1">
        <w:tab/>
      </w:r>
      <w:r w:rsidR="00DF5D6E" w:rsidRPr="000D3CE1">
        <w:rPr>
          <w:noProof/>
        </w:rPr>
        <w:t xml:space="preserve">Paragraph (b) of FAR Provision 52.212-1, Submission of </w:t>
      </w:r>
      <w:r w:rsidR="002E4EBB" w:rsidRPr="000D3CE1">
        <w:rPr>
          <w:noProof/>
        </w:rPr>
        <w:t>Offers</w:t>
      </w:r>
      <w:r w:rsidR="00DF5D6E" w:rsidRPr="000D3CE1">
        <w:rPr>
          <w:noProof/>
        </w:rPr>
        <w:t>, is amended as follows:</w:t>
      </w:r>
    </w:p>
    <w:p w14:paraId="189DE3F4" w14:textId="77777777" w:rsidR="00DF5D6E" w:rsidRPr="000D3CE1" w:rsidRDefault="00DF5D6E" w:rsidP="00385E83">
      <w:pPr>
        <w:tabs>
          <w:tab w:val="left" w:pos="360"/>
          <w:tab w:val="left" w:pos="720"/>
          <w:tab w:val="left" w:pos="1080"/>
        </w:tabs>
      </w:pPr>
    </w:p>
    <w:p w14:paraId="7C3EBEA2" w14:textId="6437D2C3" w:rsidR="00DF5D6E" w:rsidRPr="000D3CE1" w:rsidRDefault="00D3283F" w:rsidP="00385E83">
      <w:pPr>
        <w:tabs>
          <w:tab w:val="left" w:pos="360"/>
          <w:tab w:val="left" w:pos="720"/>
          <w:tab w:val="left" w:pos="1080"/>
        </w:tabs>
        <w:spacing w:after="200" w:line="276" w:lineRule="auto"/>
      </w:pPr>
      <w:r w:rsidRPr="000D3CE1">
        <w:tab/>
      </w:r>
      <w:r w:rsidR="00DF5D6E" w:rsidRPr="000D3CE1">
        <w:rPr>
          <w:u w:val="single"/>
        </w:rPr>
        <w:t>In addition to</w:t>
      </w:r>
      <w:r w:rsidR="00DF5D6E" w:rsidRPr="000D3CE1">
        <w:t xml:space="preserve"> the quote submission requirements stated in FAR provision 52.212-1, quoters shall provide the following, as part of the quote submission package, no later than the required time and date for quote submission:</w:t>
      </w:r>
    </w:p>
    <w:p w14:paraId="0E24597F" w14:textId="7BA1A016" w:rsidR="00DF5D6E" w:rsidRDefault="00D3283F" w:rsidP="00304582">
      <w:pPr>
        <w:tabs>
          <w:tab w:val="left" w:pos="360"/>
          <w:tab w:val="left" w:pos="720"/>
          <w:tab w:val="left" w:pos="1080"/>
        </w:tabs>
        <w:adjustRightInd w:val="0"/>
        <w:rPr>
          <w:iCs/>
          <w:lang w:val="en"/>
        </w:rPr>
      </w:pPr>
      <w:r w:rsidRPr="000D3CE1">
        <w:rPr>
          <w:iCs/>
          <w:lang w:val="en"/>
        </w:rPr>
        <w:tab/>
      </w:r>
      <w:r w:rsidR="00DF5D6E" w:rsidRPr="000D3CE1">
        <w:rPr>
          <w:iCs/>
          <w:lang w:val="en"/>
        </w:rPr>
        <w:t>Responsible sources shall provide the following:</w:t>
      </w:r>
    </w:p>
    <w:p w14:paraId="6B911343" w14:textId="77777777" w:rsidR="00AA7249" w:rsidRPr="000D3CE1" w:rsidRDefault="00AA7249" w:rsidP="00304582">
      <w:pPr>
        <w:tabs>
          <w:tab w:val="left" w:pos="360"/>
          <w:tab w:val="left" w:pos="720"/>
          <w:tab w:val="left" w:pos="1080"/>
        </w:tabs>
        <w:adjustRightInd w:val="0"/>
        <w:rPr>
          <w:iCs/>
          <w:lang w:val="en"/>
        </w:rPr>
      </w:pPr>
    </w:p>
    <w:p w14:paraId="238A0E5E" w14:textId="5055C55A" w:rsidR="00DF5D6E" w:rsidRPr="000D3CE1" w:rsidRDefault="00304582" w:rsidP="00304582">
      <w:pPr>
        <w:tabs>
          <w:tab w:val="left" w:pos="360"/>
          <w:tab w:val="left" w:pos="720"/>
          <w:tab w:val="left" w:pos="1080"/>
        </w:tabs>
        <w:ind w:left="720"/>
        <w:rPr>
          <w:iCs/>
          <w:lang w:val="en"/>
        </w:rPr>
      </w:pPr>
      <w:r>
        <w:rPr>
          <w:iCs/>
          <w:lang w:val="en"/>
        </w:rPr>
        <w:t>1.</w:t>
      </w:r>
      <w:r>
        <w:rPr>
          <w:iCs/>
          <w:lang w:val="en"/>
        </w:rPr>
        <w:tab/>
      </w:r>
      <w:r w:rsidR="00DF5D6E" w:rsidRPr="000D3CE1">
        <w:rPr>
          <w:iCs/>
          <w:lang w:val="en"/>
        </w:rPr>
        <w:t>Price quote which identifies the requested item(s), unit price inclusive of shipping (if any), and extended price</w:t>
      </w:r>
    </w:p>
    <w:p w14:paraId="0255EC97" w14:textId="66151977" w:rsidR="00DF5D6E" w:rsidRPr="000D3CE1" w:rsidRDefault="00304582" w:rsidP="00304582">
      <w:pPr>
        <w:tabs>
          <w:tab w:val="left" w:pos="360"/>
          <w:tab w:val="left" w:pos="720"/>
          <w:tab w:val="left" w:pos="1080"/>
        </w:tabs>
        <w:ind w:left="720"/>
        <w:rPr>
          <w:iCs/>
          <w:lang w:val="en"/>
        </w:rPr>
      </w:pPr>
      <w:r>
        <w:rPr>
          <w:iCs/>
          <w:lang w:val="en"/>
        </w:rPr>
        <w:t>2.</w:t>
      </w:r>
      <w:r>
        <w:rPr>
          <w:iCs/>
          <w:lang w:val="en"/>
        </w:rPr>
        <w:tab/>
      </w:r>
      <w:r w:rsidR="00DF5D6E" w:rsidRPr="000D3CE1">
        <w:rPr>
          <w:iCs/>
          <w:lang w:val="en"/>
        </w:rPr>
        <w:t>Total Firm Fixed price</w:t>
      </w:r>
    </w:p>
    <w:p w14:paraId="0F4FD097" w14:textId="39B42D0B" w:rsidR="00DF5D6E" w:rsidRPr="000D3CE1" w:rsidRDefault="00304582" w:rsidP="00304582">
      <w:pPr>
        <w:tabs>
          <w:tab w:val="left" w:pos="360"/>
          <w:tab w:val="left" w:pos="720"/>
          <w:tab w:val="left" w:pos="1080"/>
        </w:tabs>
        <w:ind w:left="720"/>
        <w:rPr>
          <w:iCs/>
          <w:lang w:val="en"/>
        </w:rPr>
      </w:pPr>
      <w:r>
        <w:rPr>
          <w:iCs/>
          <w:lang w:val="en"/>
        </w:rPr>
        <w:t>3.</w:t>
      </w:r>
      <w:r>
        <w:rPr>
          <w:iCs/>
          <w:lang w:val="en"/>
        </w:rPr>
        <w:tab/>
      </w:r>
      <w:r w:rsidR="00DF5D6E" w:rsidRPr="000D3CE1">
        <w:rPr>
          <w:iCs/>
          <w:lang w:val="en"/>
        </w:rPr>
        <w:t>Any Discount Terms</w:t>
      </w:r>
    </w:p>
    <w:p w14:paraId="0401E3D0" w14:textId="7542DA02" w:rsidR="00DF5D6E" w:rsidRPr="000D3CE1" w:rsidRDefault="00304582" w:rsidP="00304582">
      <w:pPr>
        <w:tabs>
          <w:tab w:val="left" w:pos="360"/>
          <w:tab w:val="left" w:pos="720"/>
          <w:tab w:val="left" w:pos="1080"/>
        </w:tabs>
        <w:ind w:left="720"/>
        <w:rPr>
          <w:iCs/>
          <w:lang w:val="en"/>
        </w:rPr>
      </w:pPr>
      <w:r>
        <w:rPr>
          <w:iCs/>
          <w:lang w:val="en"/>
        </w:rPr>
        <w:t>4.</w:t>
      </w:r>
      <w:r>
        <w:rPr>
          <w:iCs/>
          <w:lang w:val="en"/>
        </w:rPr>
        <w:tab/>
      </w:r>
      <w:r w:rsidR="00DF5D6E" w:rsidRPr="000D3CE1">
        <w:rPr>
          <w:iCs/>
          <w:lang w:val="en"/>
        </w:rPr>
        <w:t>Estimated time of delivery</w:t>
      </w:r>
    </w:p>
    <w:p w14:paraId="578D4374" w14:textId="13F1F2BB" w:rsidR="00DF5D6E" w:rsidRPr="000D3CE1" w:rsidRDefault="00304582" w:rsidP="00304582">
      <w:pPr>
        <w:tabs>
          <w:tab w:val="left" w:pos="360"/>
          <w:tab w:val="left" w:pos="720"/>
          <w:tab w:val="left" w:pos="1080"/>
        </w:tabs>
        <w:ind w:left="720"/>
        <w:rPr>
          <w:iCs/>
          <w:lang w:val="en"/>
        </w:rPr>
      </w:pPr>
      <w:r>
        <w:rPr>
          <w:iCs/>
          <w:lang w:val="en"/>
        </w:rPr>
        <w:t>5.</w:t>
      </w:r>
      <w:r>
        <w:rPr>
          <w:iCs/>
          <w:lang w:val="en"/>
        </w:rPr>
        <w:tab/>
      </w:r>
      <w:r w:rsidR="00DF5D6E" w:rsidRPr="000D3CE1">
        <w:rPr>
          <w:iCs/>
          <w:lang w:val="en"/>
        </w:rPr>
        <w:t>Technical Submission Requirements</w:t>
      </w:r>
    </w:p>
    <w:p w14:paraId="41C72D3F" w14:textId="01957C49" w:rsidR="002C5943" w:rsidRPr="000D3CE1" w:rsidRDefault="00AA7249" w:rsidP="00AA7249">
      <w:pPr>
        <w:tabs>
          <w:tab w:val="left" w:pos="360"/>
          <w:tab w:val="left" w:pos="720"/>
          <w:tab w:val="left" w:pos="1080"/>
          <w:tab w:val="left" w:pos="1440"/>
        </w:tabs>
        <w:ind w:left="1080"/>
        <w:rPr>
          <w:iCs/>
          <w:lang w:val="en"/>
        </w:rPr>
      </w:pPr>
      <w:r>
        <w:rPr>
          <w:iCs/>
          <w:lang w:val="en"/>
        </w:rPr>
        <w:t>a.</w:t>
      </w:r>
      <w:r>
        <w:rPr>
          <w:iCs/>
          <w:lang w:val="en"/>
        </w:rPr>
        <w:tab/>
      </w:r>
      <w:r w:rsidR="00DF5D6E" w:rsidRPr="000D3CE1">
        <w:rPr>
          <w:iCs/>
          <w:lang w:val="en"/>
        </w:rPr>
        <w:t xml:space="preserve">For Parts/Supply buy, the quote shall contain </w:t>
      </w:r>
      <w:r w:rsidR="00DF5D6E" w:rsidRPr="000D3CE1">
        <w:t>a description including part number and title for each item listed in the solicitation to allow the Government to verify that the quoted parts match the requirements listed in the requirements schedule.</w:t>
      </w:r>
    </w:p>
    <w:p w14:paraId="7B91E7D6" w14:textId="695C8A7F" w:rsidR="00DF5D6E" w:rsidRPr="000D3CE1" w:rsidRDefault="00AA7249" w:rsidP="00AA7249">
      <w:pPr>
        <w:tabs>
          <w:tab w:val="left" w:pos="360"/>
          <w:tab w:val="left" w:pos="720"/>
          <w:tab w:val="left" w:pos="1080"/>
          <w:tab w:val="left" w:pos="1440"/>
        </w:tabs>
        <w:ind w:left="1080"/>
        <w:rPr>
          <w:iCs/>
          <w:color w:val="365F91" w:themeColor="accent1" w:themeShade="BF"/>
          <w:lang w:val="en"/>
        </w:rPr>
      </w:pPr>
      <w:r>
        <w:rPr>
          <w:iCs/>
          <w:lang w:val="en"/>
        </w:rPr>
        <w:t>b.</w:t>
      </w:r>
      <w:r>
        <w:rPr>
          <w:iCs/>
          <w:lang w:val="en"/>
        </w:rPr>
        <w:tab/>
      </w:r>
      <w:r w:rsidR="00DF5D6E" w:rsidRPr="000D3CE1">
        <w:rPr>
          <w:iCs/>
          <w:lang w:val="en"/>
        </w:rPr>
        <w:t>For a Service buy, the quote shall contain all pre-award submission/certification requirements as defined in the statement of work (SOW).</w:t>
      </w:r>
    </w:p>
    <w:p w14:paraId="3AD8E4E0" w14:textId="744951D9" w:rsidR="002C5943" w:rsidRPr="000D3CE1" w:rsidRDefault="00AA7249" w:rsidP="00304582">
      <w:pPr>
        <w:tabs>
          <w:tab w:val="left" w:pos="360"/>
          <w:tab w:val="left" w:pos="720"/>
          <w:tab w:val="left" w:pos="1080"/>
        </w:tabs>
        <w:ind w:left="720"/>
        <w:rPr>
          <w:iCs/>
          <w:lang w:val="en"/>
        </w:rPr>
      </w:pPr>
      <w:r>
        <w:rPr>
          <w:iCs/>
          <w:lang w:val="en"/>
        </w:rPr>
        <w:t>6.</w:t>
      </w:r>
      <w:r>
        <w:rPr>
          <w:iCs/>
          <w:lang w:val="en"/>
        </w:rPr>
        <w:tab/>
      </w:r>
      <w:r w:rsidR="002C5943" w:rsidRPr="000D3CE1">
        <w:rPr>
          <w:iCs/>
          <w:lang w:val="en"/>
        </w:rPr>
        <w:t>Indicate principal place of performance and country of product origin.</w:t>
      </w:r>
    </w:p>
    <w:p w14:paraId="181F2378" w14:textId="4A152CA5" w:rsidR="00DF5D6E" w:rsidRDefault="00AA7249" w:rsidP="00304582">
      <w:pPr>
        <w:tabs>
          <w:tab w:val="left" w:pos="360"/>
          <w:tab w:val="left" w:pos="720"/>
          <w:tab w:val="left" w:pos="1080"/>
        </w:tabs>
        <w:ind w:left="720"/>
        <w:rPr>
          <w:iCs/>
          <w:lang w:val="en"/>
        </w:rPr>
      </w:pPr>
      <w:r>
        <w:rPr>
          <w:iCs/>
          <w:lang w:val="en"/>
        </w:rPr>
        <w:t>7.</w:t>
      </w:r>
      <w:r>
        <w:rPr>
          <w:iCs/>
          <w:lang w:val="en"/>
        </w:rPr>
        <w:tab/>
      </w:r>
      <w:r w:rsidR="00DF5D6E" w:rsidRPr="000D3CE1">
        <w:rPr>
          <w:iCs/>
          <w:lang w:val="en"/>
        </w:rPr>
        <w:t xml:space="preserve">Responses to the solicitation are due </w:t>
      </w:r>
      <w:r w:rsidR="001C6110">
        <w:rPr>
          <w:b/>
          <w:iCs/>
          <w:highlight w:val="yellow"/>
          <w:lang w:val="en"/>
        </w:rPr>
        <w:t>12/01/2025</w:t>
      </w:r>
      <w:r w:rsidR="00601DC5" w:rsidRPr="008F285D">
        <w:rPr>
          <w:b/>
          <w:iCs/>
          <w:highlight w:val="yellow"/>
          <w:lang w:val="en"/>
        </w:rPr>
        <w:t xml:space="preserve"> @ </w:t>
      </w:r>
      <w:r w:rsidR="008F285D" w:rsidRPr="008F285D">
        <w:rPr>
          <w:b/>
          <w:iCs/>
          <w:highlight w:val="yellow"/>
          <w:lang w:val="en"/>
        </w:rPr>
        <w:t xml:space="preserve">1700 </w:t>
      </w:r>
      <w:r w:rsidR="00601DC5" w:rsidRPr="008F285D">
        <w:rPr>
          <w:b/>
          <w:iCs/>
          <w:highlight w:val="yellow"/>
          <w:lang w:val="en"/>
        </w:rPr>
        <w:t>Hours</w:t>
      </w:r>
      <w:r w:rsidR="008F285D" w:rsidRPr="008F285D">
        <w:rPr>
          <w:b/>
          <w:iCs/>
          <w:highlight w:val="yellow"/>
          <w:lang w:val="en"/>
        </w:rPr>
        <w:t xml:space="preserve"> EST</w:t>
      </w:r>
      <w:r w:rsidR="00BE36F8" w:rsidRPr="008F285D">
        <w:rPr>
          <w:iCs/>
          <w:highlight w:val="yellow"/>
          <w:lang w:val="en"/>
        </w:rPr>
        <w:t>.</w:t>
      </w:r>
      <w:r w:rsidR="00BE36F8" w:rsidRPr="000D3CE1">
        <w:rPr>
          <w:iCs/>
          <w:lang w:val="en"/>
        </w:rPr>
        <w:t xml:space="preserve">  </w:t>
      </w:r>
      <w:r w:rsidR="00DF5D6E" w:rsidRPr="000D3CE1">
        <w:rPr>
          <w:iCs/>
          <w:lang w:val="en"/>
        </w:rPr>
        <w:t>Quotes may be e-mailed to</w:t>
      </w:r>
      <w:r w:rsidR="00B0157C" w:rsidRPr="000D3CE1">
        <w:rPr>
          <w:iCs/>
          <w:lang w:val="en"/>
        </w:rPr>
        <w:t xml:space="preserve"> </w:t>
      </w:r>
      <w:hyperlink r:id="rId15" w:history="1">
        <w:r w:rsidR="00601DC5" w:rsidRPr="00300BC5">
          <w:rPr>
            <w:rStyle w:val="Hyperlink"/>
            <w:iCs/>
            <w:color w:val="auto"/>
            <w:highlight w:val="yellow"/>
            <w:u w:val="none"/>
            <w:lang w:val="en"/>
          </w:rPr>
          <w:t>Kevin.M.Kay4.Civ@US.Navy.Mil</w:t>
        </w:r>
      </w:hyperlink>
      <w:r w:rsidR="00601DC5" w:rsidRPr="00300BC5">
        <w:rPr>
          <w:iCs/>
          <w:lang w:val="en"/>
        </w:rPr>
        <w:t xml:space="preserve"> </w:t>
      </w:r>
      <w:r w:rsidR="00601DC5">
        <w:rPr>
          <w:b/>
          <w:iCs/>
          <w:lang w:val="en"/>
        </w:rPr>
        <w:t xml:space="preserve">AND </w:t>
      </w:r>
      <w:hyperlink r:id="rId16" w:history="1">
        <w:r w:rsidR="00601DC5" w:rsidRPr="00300BC5">
          <w:rPr>
            <w:rStyle w:val="Hyperlink"/>
            <w:iCs/>
            <w:color w:val="auto"/>
            <w:highlight w:val="yellow"/>
            <w:u w:val="none"/>
            <w:lang w:val="en"/>
          </w:rPr>
          <w:t>Gere.A.Bamba.Civ@US.Navy.Mil</w:t>
        </w:r>
      </w:hyperlink>
      <w:r w:rsidR="00601DC5" w:rsidRPr="00300BC5">
        <w:rPr>
          <w:b/>
          <w:iCs/>
          <w:highlight w:val="yellow"/>
          <w:lang w:val="en"/>
        </w:rPr>
        <w:t>.</w:t>
      </w:r>
      <w:r w:rsidR="00601DC5" w:rsidRPr="00300BC5">
        <w:rPr>
          <w:b/>
          <w:iCs/>
          <w:lang w:val="en"/>
        </w:rPr>
        <w:t xml:space="preserve"> </w:t>
      </w:r>
      <w:r w:rsidR="00B0157C" w:rsidRPr="000D3CE1">
        <w:rPr>
          <w:iCs/>
          <w:lang w:val="en"/>
        </w:rPr>
        <w:t xml:space="preserve">  </w:t>
      </w:r>
      <w:r w:rsidR="00B72E98" w:rsidRPr="000D3CE1">
        <w:t xml:space="preserve">To be </w:t>
      </w:r>
      <w:r w:rsidR="004A5E81" w:rsidRPr="000D3CE1">
        <w:t xml:space="preserve">considered </w:t>
      </w:r>
      <w:r w:rsidR="00B72E98" w:rsidRPr="000D3CE1">
        <w:t xml:space="preserve">timely, an </w:t>
      </w:r>
      <w:r w:rsidR="00E07C57">
        <w:t>e</w:t>
      </w:r>
      <w:r w:rsidR="00B72E98" w:rsidRPr="000D3CE1">
        <w:t xml:space="preserve">-mail quote must be received in its entirety in the designated </w:t>
      </w:r>
      <w:r w:rsidR="00E07C57">
        <w:t>e</w:t>
      </w:r>
      <w:r w:rsidR="00B72E98" w:rsidRPr="000D3CE1">
        <w:t>-mail inbox by the due date and time for quote submission</w:t>
      </w:r>
      <w:r w:rsidR="00BE36F8" w:rsidRPr="00491798">
        <w:t xml:space="preserve">.  </w:t>
      </w:r>
      <w:r w:rsidR="00491798" w:rsidRPr="00491798">
        <w:t>Reference</w:t>
      </w:r>
      <w:r w:rsidR="00DF5D6E" w:rsidRPr="000D3CE1">
        <w:rPr>
          <w:iCs/>
          <w:lang w:val="en"/>
        </w:rPr>
        <w:t xml:space="preserve"> the solicitation number on your quote.</w:t>
      </w:r>
      <w:r w:rsidR="00E07C57" w:rsidRPr="00E07C57">
        <w:t xml:space="preserve"> </w:t>
      </w:r>
      <w:r w:rsidR="00E07C57">
        <w:t xml:space="preserve"> </w:t>
      </w:r>
      <w:r w:rsidR="00E07C57" w:rsidRPr="00E07C57">
        <w:rPr>
          <w:iCs/>
          <w:lang w:val="en"/>
        </w:rPr>
        <w:t xml:space="preserve">E-mail quotes shall be in either Adobe or Microsoft Office format. </w:t>
      </w:r>
      <w:r w:rsidR="00E07C57">
        <w:rPr>
          <w:iCs/>
          <w:lang w:val="en"/>
        </w:rPr>
        <w:t xml:space="preserve"> </w:t>
      </w:r>
      <w:r w:rsidR="00E07C57" w:rsidRPr="00E07C57">
        <w:rPr>
          <w:iCs/>
          <w:lang w:val="en"/>
        </w:rPr>
        <w:t>No other method of submission is acceptable.</w:t>
      </w:r>
    </w:p>
    <w:p w14:paraId="19BFAF31" w14:textId="77777777" w:rsidR="00AA7249" w:rsidRDefault="00AA7249" w:rsidP="00304582">
      <w:pPr>
        <w:tabs>
          <w:tab w:val="left" w:pos="360"/>
          <w:tab w:val="left" w:pos="720"/>
          <w:tab w:val="left" w:pos="1080"/>
        </w:tabs>
        <w:ind w:left="720"/>
        <w:rPr>
          <w:iCs/>
          <w:lang w:val="en"/>
        </w:rPr>
      </w:pPr>
    </w:p>
    <w:p w14:paraId="7DA068EA" w14:textId="521CF5D8" w:rsidR="00DF5D6E" w:rsidRPr="00601DC5" w:rsidRDefault="00D3283F" w:rsidP="00304582">
      <w:pPr>
        <w:tabs>
          <w:tab w:val="left" w:pos="360"/>
          <w:tab w:val="left" w:pos="720"/>
          <w:tab w:val="left" w:pos="1080"/>
        </w:tabs>
        <w:rPr>
          <w:iCs/>
          <w:lang w:val="en"/>
        </w:rPr>
      </w:pPr>
      <w:r w:rsidRPr="000D3CE1">
        <w:rPr>
          <w:iCs/>
          <w:lang w:val="en"/>
        </w:rPr>
        <w:tab/>
      </w:r>
      <w:r w:rsidR="00DF5D6E" w:rsidRPr="000D3CE1">
        <w:rPr>
          <w:iCs/>
          <w:lang w:val="en"/>
        </w:rPr>
        <w:t>Primary Point of Con</w:t>
      </w:r>
      <w:r w:rsidR="00DF5D6E" w:rsidRPr="00601DC5">
        <w:rPr>
          <w:iCs/>
          <w:lang w:val="en"/>
        </w:rPr>
        <w:t>tact:</w:t>
      </w:r>
      <w:r w:rsidR="00B0157C" w:rsidRPr="00601DC5">
        <w:rPr>
          <w:iCs/>
          <w:lang w:val="en"/>
        </w:rPr>
        <w:t xml:space="preserve">  </w:t>
      </w:r>
      <w:hyperlink r:id="rId17" w:history="1">
        <w:r w:rsidR="00601DC5" w:rsidRPr="00300BC5">
          <w:rPr>
            <w:rStyle w:val="Hyperlink"/>
            <w:iCs/>
            <w:color w:val="auto"/>
            <w:highlight w:val="yellow"/>
            <w:u w:val="none"/>
            <w:lang w:val="en"/>
          </w:rPr>
          <w:t>Kevin.M.Kay4.Civ@US.Navy.Mil</w:t>
        </w:r>
      </w:hyperlink>
      <w:r w:rsidR="00601DC5" w:rsidRPr="00300BC5">
        <w:rPr>
          <w:iCs/>
          <w:lang w:val="en"/>
        </w:rPr>
        <w:t xml:space="preserve"> </w:t>
      </w:r>
    </w:p>
    <w:p w14:paraId="79DCB69A" w14:textId="05F65C12" w:rsidR="00DF5D6E" w:rsidRPr="00601DC5" w:rsidRDefault="00D3283F" w:rsidP="00385E83">
      <w:pPr>
        <w:tabs>
          <w:tab w:val="left" w:pos="360"/>
          <w:tab w:val="left" w:pos="720"/>
          <w:tab w:val="left" w:pos="1080"/>
        </w:tabs>
        <w:rPr>
          <w:iCs/>
          <w:lang w:val="en"/>
        </w:rPr>
      </w:pPr>
      <w:r w:rsidRPr="00601DC5">
        <w:rPr>
          <w:iCs/>
          <w:lang w:val="en"/>
        </w:rPr>
        <w:tab/>
      </w:r>
      <w:r w:rsidR="00DF5D6E" w:rsidRPr="00601DC5">
        <w:rPr>
          <w:iCs/>
          <w:lang w:val="en"/>
        </w:rPr>
        <w:t xml:space="preserve">Secondary Point of Contact:  </w:t>
      </w:r>
      <w:hyperlink r:id="rId18" w:history="1">
        <w:r w:rsidR="00601DC5" w:rsidRPr="00300BC5">
          <w:rPr>
            <w:rStyle w:val="Hyperlink"/>
            <w:iCs/>
            <w:color w:val="auto"/>
            <w:highlight w:val="yellow"/>
            <w:u w:val="none"/>
            <w:lang w:val="en"/>
          </w:rPr>
          <w:t>Gere.A.Bamba.Civ@US.Navy.Mil</w:t>
        </w:r>
      </w:hyperlink>
      <w:r w:rsidR="00601DC5" w:rsidRPr="00300BC5">
        <w:rPr>
          <w:iCs/>
          <w:lang w:val="en"/>
        </w:rPr>
        <w:t xml:space="preserve">  </w:t>
      </w:r>
    </w:p>
    <w:p w14:paraId="29872D8C" w14:textId="77777777" w:rsidR="005E2D0A" w:rsidRPr="000D3CE1" w:rsidRDefault="005E2D0A" w:rsidP="00385E83">
      <w:pPr>
        <w:tabs>
          <w:tab w:val="left" w:pos="360"/>
          <w:tab w:val="left" w:pos="720"/>
          <w:tab w:val="left" w:pos="1080"/>
        </w:tabs>
        <w:autoSpaceDE w:val="0"/>
        <w:autoSpaceDN w:val="0"/>
        <w:adjustRightInd w:val="0"/>
      </w:pPr>
    </w:p>
    <w:p w14:paraId="70B4ACA4" w14:textId="76BE21A0" w:rsidR="005E2D0A" w:rsidRPr="000D3CE1" w:rsidRDefault="00AA7249" w:rsidP="00304582">
      <w:pPr>
        <w:tabs>
          <w:tab w:val="left" w:pos="360"/>
        </w:tabs>
        <w:autoSpaceDE w:val="0"/>
        <w:autoSpaceDN w:val="0"/>
        <w:adjustRightInd w:val="0"/>
      </w:pPr>
      <w:r>
        <w:t>9.</w:t>
      </w:r>
      <w:r>
        <w:tab/>
      </w:r>
      <w:r w:rsidR="005E2D0A" w:rsidRPr="000D3CE1">
        <w:t xml:space="preserve">Provision </w:t>
      </w:r>
      <w:hyperlink r:id="rId19" w:anchor="FAR_52_212_2" w:history="1">
        <w:r w:rsidR="005E2D0A" w:rsidRPr="00027C61">
          <w:rPr>
            <w:rStyle w:val="Hyperlink"/>
          </w:rPr>
          <w:t>52.212-</w:t>
        </w:r>
        <w:r w:rsidR="00804251" w:rsidRPr="00027C61">
          <w:rPr>
            <w:rStyle w:val="Hyperlink"/>
          </w:rPr>
          <w:t>2</w:t>
        </w:r>
      </w:hyperlink>
      <w:r w:rsidR="00804251" w:rsidRPr="00304582">
        <w:rPr>
          <w:color w:val="000000"/>
        </w:rPr>
        <w:t xml:space="preserve"> </w:t>
      </w:r>
      <w:r w:rsidR="00D3283F" w:rsidRPr="00304582">
        <w:rPr>
          <w:color w:val="000000"/>
        </w:rPr>
        <w:t>Evaluation</w:t>
      </w:r>
      <w:r w:rsidR="005E2D0A" w:rsidRPr="00304582">
        <w:rPr>
          <w:color w:val="000000"/>
        </w:rPr>
        <w:t xml:space="preserve">—Commercial </w:t>
      </w:r>
      <w:r w:rsidR="001D0CDF" w:rsidRPr="00304582">
        <w:rPr>
          <w:color w:val="000000"/>
        </w:rPr>
        <w:t xml:space="preserve">Products and Commercial Services </w:t>
      </w:r>
      <w:r w:rsidR="005E2D0A" w:rsidRPr="000D3CE1">
        <w:t>applies to this acquisition.</w:t>
      </w:r>
      <w:r w:rsidR="00B72E98" w:rsidRPr="000D3CE1">
        <w:t xml:space="preserve">  </w:t>
      </w:r>
    </w:p>
    <w:p w14:paraId="3B9A5BA9" w14:textId="77777777" w:rsidR="0045747F" w:rsidRPr="000D3CE1" w:rsidRDefault="0045747F" w:rsidP="00385E83">
      <w:pPr>
        <w:tabs>
          <w:tab w:val="left" w:pos="360"/>
          <w:tab w:val="left" w:pos="720"/>
          <w:tab w:val="left" w:pos="1080"/>
        </w:tabs>
        <w:rPr>
          <w:color w:val="4F81BD" w:themeColor="accent1"/>
        </w:rPr>
      </w:pPr>
    </w:p>
    <w:p w14:paraId="44387470" w14:textId="51EB321C" w:rsidR="005E2D0A" w:rsidRPr="000D3CE1" w:rsidRDefault="005E2D0A" w:rsidP="00385E83">
      <w:pPr>
        <w:tabs>
          <w:tab w:val="left" w:pos="360"/>
          <w:tab w:val="left" w:pos="720"/>
          <w:tab w:val="left" w:pos="1080"/>
        </w:tabs>
        <w:rPr>
          <w:lang w:val="en"/>
        </w:rPr>
      </w:pPr>
      <w:r w:rsidRPr="000D3CE1">
        <w:rPr>
          <w:lang w:val="en"/>
        </w:rPr>
        <w:t xml:space="preserve">(a) The Government </w:t>
      </w:r>
      <w:r w:rsidR="00AD5D7C" w:rsidRPr="000D3CE1">
        <w:rPr>
          <w:lang w:val="en"/>
        </w:rPr>
        <w:t>may</w:t>
      </w:r>
      <w:r w:rsidRPr="000D3CE1">
        <w:rPr>
          <w:lang w:val="en"/>
        </w:rPr>
        <w:t xml:space="preserve"> </w:t>
      </w:r>
      <w:r w:rsidR="009D03D2" w:rsidRPr="000D3CE1">
        <w:rPr>
          <w:lang w:val="en"/>
        </w:rPr>
        <w:t>issue</w:t>
      </w:r>
      <w:r w:rsidRPr="000D3CE1">
        <w:rPr>
          <w:lang w:val="en"/>
        </w:rPr>
        <w:t xml:space="preserve"> a </w:t>
      </w:r>
      <w:r w:rsidR="009D03D2" w:rsidRPr="000D3CE1">
        <w:rPr>
          <w:lang w:val="en"/>
        </w:rPr>
        <w:t>purchase order</w:t>
      </w:r>
      <w:r w:rsidRPr="000D3CE1">
        <w:rPr>
          <w:lang w:val="en"/>
        </w:rPr>
        <w:t xml:space="preserve"> resulting from this solicitation to the responsible </w:t>
      </w:r>
      <w:r w:rsidR="00BE36F8">
        <w:rPr>
          <w:lang w:val="en"/>
        </w:rPr>
        <w:t>quoter</w:t>
      </w:r>
      <w:r w:rsidRPr="000D3CE1">
        <w:rPr>
          <w:lang w:val="en"/>
        </w:rPr>
        <w:t xml:space="preserve"> whose </w:t>
      </w:r>
      <w:r w:rsidR="009D03D2" w:rsidRPr="000D3CE1">
        <w:rPr>
          <w:lang w:val="en"/>
        </w:rPr>
        <w:t>quote</w:t>
      </w:r>
      <w:r w:rsidRPr="000D3CE1">
        <w:rPr>
          <w:lang w:val="en"/>
        </w:rPr>
        <w:t xml:space="preserve"> conforming to the solicitation will be most advantageous to the Government, price and other factors considered</w:t>
      </w:r>
      <w:r w:rsidR="00BE36F8" w:rsidRPr="000D3CE1">
        <w:rPr>
          <w:lang w:val="en"/>
        </w:rPr>
        <w:t xml:space="preserve">.  </w:t>
      </w:r>
      <w:r w:rsidR="00E260A4" w:rsidRPr="00E260A4">
        <w:rPr>
          <w:lang w:val="en"/>
        </w:rPr>
        <w:t>Quotes submitted in response to this solicitation shall not contain nor be subject to the vendor’s standard commercial terms and conditions.  Any quote submitted in response to this solicitation, which includes the vendor's standard commercial terms and conditions may be considered a material defect and may be rejected as being non-responsive to the solicitation.</w:t>
      </w:r>
      <w:r w:rsidR="00E260A4">
        <w:rPr>
          <w:lang w:val="en"/>
        </w:rPr>
        <w:t xml:space="preserve">  </w:t>
      </w:r>
      <w:r w:rsidRPr="000D3CE1">
        <w:rPr>
          <w:lang w:val="en"/>
        </w:rPr>
        <w:t xml:space="preserve">The following factors shall be used to evaluate </w:t>
      </w:r>
      <w:r w:rsidR="009D03D2" w:rsidRPr="000D3CE1">
        <w:rPr>
          <w:lang w:val="en"/>
        </w:rPr>
        <w:t>quote</w:t>
      </w:r>
      <w:r w:rsidRPr="000D3CE1">
        <w:rPr>
          <w:lang w:val="en"/>
        </w:rPr>
        <w:t>:</w:t>
      </w:r>
    </w:p>
    <w:p w14:paraId="5B17B833" w14:textId="77777777" w:rsidR="0045747F" w:rsidRPr="000D3CE1" w:rsidRDefault="0045747F" w:rsidP="00385E83">
      <w:pPr>
        <w:tabs>
          <w:tab w:val="left" w:pos="360"/>
          <w:tab w:val="left" w:pos="720"/>
          <w:tab w:val="left" w:pos="1080"/>
        </w:tabs>
        <w:rPr>
          <w:lang w:val="en"/>
        </w:rPr>
      </w:pPr>
    </w:p>
    <w:p w14:paraId="1F9ED584" w14:textId="6CD4ACF1" w:rsidR="005E2D0A" w:rsidRPr="000D3CE1" w:rsidRDefault="005E2D0A" w:rsidP="00385E83">
      <w:pPr>
        <w:tabs>
          <w:tab w:val="left" w:pos="360"/>
          <w:tab w:val="left" w:pos="720"/>
          <w:tab w:val="left" w:pos="1080"/>
        </w:tabs>
        <w:rPr>
          <w:iCs/>
          <w:lang w:val="en"/>
        </w:rPr>
      </w:pPr>
      <w:r w:rsidRPr="000D3CE1">
        <w:rPr>
          <w:iCs/>
          <w:lang w:val="en"/>
        </w:rPr>
        <w:t xml:space="preserve"> </w:t>
      </w:r>
      <w:r w:rsidR="00D3283F" w:rsidRPr="000D3CE1">
        <w:rPr>
          <w:iCs/>
          <w:lang w:val="en"/>
        </w:rPr>
        <w:tab/>
      </w:r>
      <w:r w:rsidRPr="000D3CE1">
        <w:rPr>
          <w:iCs/>
          <w:lang w:val="en"/>
        </w:rPr>
        <w:t xml:space="preserve">(i) technical capability of the item </w:t>
      </w:r>
      <w:r w:rsidR="009D03D2" w:rsidRPr="000D3CE1">
        <w:rPr>
          <w:iCs/>
          <w:lang w:val="en"/>
        </w:rPr>
        <w:t>quoted</w:t>
      </w:r>
      <w:r w:rsidRPr="000D3CE1">
        <w:rPr>
          <w:iCs/>
          <w:lang w:val="en"/>
        </w:rPr>
        <w:t xml:space="preserve"> to meet the Government requirement;</w:t>
      </w:r>
    </w:p>
    <w:p w14:paraId="47C6B2C3" w14:textId="77777777" w:rsidR="0045747F" w:rsidRPr="000D3CE1" w:rsidRDefault="0045747F" w:rsidP="00385E83">
      <w:pPr>
        <w:tabs>
          <w:tab w:val="left" w:pos="360"/>
          <w:tab w:val="left" w:pos="720"/>
          <w:tab w:val="left" w:pos="1080"/>
        </w:tabs>
        <w:rPr>
          <w:lang w:val="en"/>
        </w:rPr>
      </w:pPr>
    </w:p>
    <w:p w14:paraId="2B71FB27" w14:textId="080D66FF" w:rsidR="005E2D0A" w:rsidRPr="000D3CE1" w:rsidRDefault="00D3283F" w:rsidP="00385E83">
      <w:pPr>
        <w:tabs>
          <w:tab w:val="left" w:pos="360"/>
          <w:tab w:val="left" w:pos="720"/>
          <w:tab w:val="left" w:pos="1080"/>
        </w:tabs>
        <w:rPr>
          <w:iCs/>
          <w:lang w:val="en"/>
        </w:rPr>
      </w:pPr>
      <w:r w:rsidRPr="000D3CE1">
        <w:rPr>
          <w:iCs/>
          <w:lang w:val="en"/>
        </w:rPr>
        <w:tab/>
      </w:r>
      <w:r w:rsidR="005E2D0A" w:rsidRPr="000D3CE1">
        <w:rPr>
          <w:iCs/>
          <w:lang w:val="en"/>
        </w:rPr>
        <w:t>(ii) price;</w:t>
      </w:r>
    </w:p>
    <w:p w14:paraId="05350A19" w14:textId="194E00E2" w:rsidR="0045747F" w:rsidRDefault="0045747F" w:rsidP="00385E83">
      <w:pPr>
        <w:tabs>
          <w:tab w:val="left" w:pos="360"/>
          <w:tab w:val="left" w:pos="720"/>
          <w:tab w:val="left" w:pos="1080"/>
        </w:tabs>
        <w:rPr>
          <w:lang w:val="en"/>
        </w:rPr>
      </w:pPr>
    </w:p>
    <w:p w14:paraId="1E8C575D" w14:textId="489A7B53" w:rsidR="00DF5D6E" w:rsidRPr="000D3CE1" w:rsidRDefault="00DF5D6E" w:rsidP="00385E83">
      <w:pPr>
        <w:tabs>
          <w:tab w:val="left" w:pos="360"/>
          <w:tab w:val="left" w:pos="720"/>
          <w:tab w:val="left" w:pos="1080"/>
        </w:tabs>
      </w:pPr>
      <w:r w:rsidRPr="000D3CE1">
        <w:t>To be considered a technically acceptable solution for a parts procurement, the quoted parts shall meet the solicitation requirements including required parts, delivery dates, and terms and conditions stated in the solicitation.</w:t>
      </w:r>
      <w:r w:rsidR="00B72E98" w:rsidRPr="000D3CE1">
        <w:t xml:space="preserve">  </w:t>
      </w:r>
      <w:r w:rsidRPr="000D3CE1">
        <w:lastRenderedPageBreak/>
        <w:t>To be considered a technically acceptable solution for a service, the quoted service shall meet the solicitation requirements including terms and conditions stated in the solicitation</w:t>
      </w:r>
      <w:r w:rsidR="006B00A3" w:rsidRPr="000D3CE1">
        <w:t xml:space="preserve">.  </w:t>
      </w:r>
      <w:r w:rsidRPr="000D3CE1">
        <w:t>The quote shall state that all aspects of the technical requirement, including required delivery date and part numbers, can be met.</w:t>
      </w:r>
      <w:r w:rsidR="00B72E98" w:rsidRPr="000D3CE1">
        <w:t xml:space="preserve">  </w:t>
      </w:r>
    </w:p>
    <w:p w14:paraId="09004BE7" w14:textId="77777777" w:rsidR="00DF5D6E" w:rsidRPr="000D3CE1" w:rsidRDefault="00DF5D6E" w:rsidP="00385E83">
      <w:pPr>
        <w:tabs>
          <w:tab w:val="left" w:pos="360"/>
          <w:tab w:val="left" w:pos="720"/>
          <w:tab w:val="left" w:pos="1080"/>
        </w:tabs>
      </w:pPr>
    </w:p>
    <w:p w14:paraId="014CCFE4" w14:textId="49FE7365" w:rsidR="00DF5D6E" w:rsidRPr="000D3CE1" w:rsidRDefault="00DF5D6E" w:rsidP="00385E83">
      <w:pPr>
        <w:tabs>
          <w:tab w:val="left" w:pos="360"/>
          <w:tab w:val="left" w:pos="720"/>
          <w:tab w:val="left" w:pos="1080"/>
        </w:tabs>
      </w:pPr>
      <w:r w:rsidRPr="000D3CE1">
        <w:t>The Government will evaluate quoted pricing for reasonableness utilizing techniques described in FAR 13.106-3.</w:t>
      </w:r>
      <w:r w:rsidR="00B72E98" w:rsidRPr="000D3CE1">
        <w:t xml:space="preserve">  </w:t>
      </w:r>
    </w:p>
    <w:p w14:paraId="1A5273CB" w14:textId="48E6A46F" w:rsidR="005E2D0A" w:rsidRPr="000D3CE1" w:rsidRDefault="00300BC5" w:rsidP="00385E83">
      <w:pPr>
        <w:tabs>
          <w:tab w:val="left" w:pos="360"/>
          <w:tab w:val="left" w:pos="720"/>
          <w:tab w:val="left" w:pos="1080"/>
        </w:tabs>
        <w:spacing w:before="100" w:beforeAutospacing="1" w:after="100" w:afterAutospacing="1"/>
        <w:rPr>
          <w:lang w:val="en"/>
        </w:rPr>
      </w:pPr>
      <w:r w:rsidRPr="000D3CE1">
        <w:rPr>
          <w:lang w:val="en"/>
        </w:rPr>
        <w:t xml:space="preserve"> </w:t>
      </w:r>
      <w:r w:rsidR="005E2D0A" w:rsidRPr="000D3CE1">
        <w:rPr>
          <w:lang w:val="en"/>
        </w:rPr>
        <w:t xml:space="preserve">(c) </w:t>
      </w:r>
      <w:r w:rsidR="00EC335C" w:rsidRPr="000D3CE1">
        <w:rPr>
          <w:lang w:val="en"/>
        </w:rPr>
        <w:t xml:space="preserve">To consummate a binding contract between the parties, the successful quoter shall accept the purchase order in writing (see FAR 2.101).  </w:t>
      </w:r>
    </w:p>
    <w:p w14:paraId="729A3CA5" w14:textId="0070EE39" w:rsidR="0039738D" w:rsidRPr="000D3CE1" w:rsidRDefault="0039738D" w:rsidP="00385E83">
      <w:pPr>
        <w:tabs>
          <w:tab w:val="left" w:pos="360"/>
          <w:tab w:val="left" w:pos="720"/>
          <w:tab w:val="left" w:pos="1080"/>
        </w:tabs>
        <w:spacing w:before="100" w:beforeAutospacing="1" w:after="100" w:afterAutospacing="1"/>
        <w:jc w:val="center"/>
        <w:rPr>
          <w:lang w:val="en"/>
        </w:rPr>
      </w:pPr>
      <w:r w:rsidRPr="000D3CE1">
        <w:rPr>
          <w:lang w:val="en"/>
        </w:rPr>
        <w:t>(End of Provision)</w:t>
      </w:r>
    </w:p>
    <w:p w14:paraId="4C17D308" w14:textId="105B9D78" w:rsidR="005F3C45" w:rsidRPr="00304582" w:rsidRDefault="00AA7249" w:rsidP="00304582">
      <w:pPr>
        <w:tabs>
          <w:tab w:val="left" w:pos="360"/>
        </w:tabs>
        <w:rPr>
          <w:lang w:val="en"/>
        </w:rPr>
      </w:pPr>
      <w:r>
        <w:t>10.</w:t>
      </w:r>
      <w:r>
        <w:tab/>
      </w:r>
      <w:r w:rsidR="00EC335C" w:rsidRPr="000D3CE1">
        <w:t>Provision</w:t>
      </w:r>
      <w:r w:rsidR="004C5FDE" w:rsidRPr="000D3CE1">
        <w:t xml:space="preserve"> FAR 52.212-3</w:t>
      </w:r>
      <w:r w:rsidR="00593E45">
        <w:t>(Dev)</w:t>
      </w:r>
      <w:r w:rsidR="004C5FDE" w:rsidRPr="000D3CE1">
        <w:t xml:space="preserve">, Offeror Representations and Certifications – Commercial </w:t>
      </w:r>
      <w:r w:rsidR="001D0CDF">
        <w:t>Products and Commercial Services</w:t>
      </w:r>
      <w:r w:rsidR="00593E45">
        <w:t xml:space="preserve"> (Deviation 2025-O0003 and 2025-O0004) with Alternate I</w:t>
      </w:r>
      <w:r w:rsidR="001D0CDF" w:rsidRPr="000D3CE1">
        <w:t xml:space="preserve"> </w:t>
      </w:r>
      <w:r w:rsidR="00EC335C" w:rsidRPr="000D3CE1">
        <w:t>applies to this acquisition</w:t>
      </w:r>
      <w:r w:rsidR="004C5FDE" w:rsidRPr="000D3CE1">
        <w:t>.</w:t>
      </w:r>
      <w:bookmarkStart w:id="2" w:name="P1626_230578"/>
      <w:bookmarkEnd w:id="2"/>
      <w:r w:rsidR="005F3C45" w:rsidRPr="00304582">
        <w:rPr>
          <w:lang w:val="en"/>
        </w:rPr>
        <w:t xml:space="preserve"> </w:t>
      </w:r>
      <w:r w:rsidR="00EC335C" w:rsidRPr="00304582">
        <w:rPr>
          <w:lang w:val="en"/>
        </w:rPr>
        <w:t xml:space="preserve"> Complete and return with quote</w:t>
      </w:r>
      <w:r w:rsidR="001D0CDF" w:rsidRPr="00304582">
        <w:rPr>
          <w:lang w:val="en"/>
        </w:rPr>
        <w:t>,</w:t>
      </w:r>
      <w:r w:rsidR="00EC335C" w:rsidRPr="00304582">
        <w:rPr>
          <w:lang w:val="en"/>
        </w:rPr>
        <w:t xml:space="preserve"> </w:t>
      </w:r>
      <w:r w:rsidR="00593E45">
        <w:rPr>
          <w:lang w:val="en"/>
        </w:rPr>
        <w:t>modifying the SAM.gov record.</w:t>
      </w:r>
    </w:p>
    <w:p w14:paraId="5AF1AC98" w14:textId="77777777" w:rsidR="00920FA8" w:rsidRDefault="00920FA8" w:rsidP="00920FA8">
      <w:pPr>
        <w:rPr>
          <w:lang w:val="en"/>
        </w:rPr>
      </w:pPr>
    </w:p>
    <w:p w14:paraId="04C51FE1" w14:textId="70A51FFB" w:rsidR="000F7632" w:rsidRPr="000D3CE1" w:rsidRDefault="000F7632" w:rsidP="00385E83">
      <w:pPr>
        <w:pStyle w:val="NormalWeb"/>
        <w:tabs>
          <w:tab w:val="left" w:pos="360"/>
          <w:tab w:val="left" w:pos="720"/>
          <w:tab w:val="left" w:pos="1080"/>
        </w:tabs>
        <w:spacing w:before="0" w:beforeAutospacing="0" w:after="0" w:afterAutospacing="0"/>
        <w:rPr>
          <w:sz w:val="20"/>
          <w:szCs w:val="20"/>
        </w:rPr>
      </w:pPr>
      <w:r w:rsidRPr="000D3CE1">
        <w:rPr>
          <w:sz w:val="20"/>
          <w:szCs w:val="20"/>
        </w:rPr>
        <w:t>11.</w:t>
      </w:r>
      <w:r w:rsidRPr="000D3CE1">
        <w:rPr>
          <w:sz w:val="20"/>
          <w:szCs w:val="20"/>
        </w:rPr>
        <w:tab/>
        <w:t xml:space="preserve">Clause 52.212-4 Contract Terms and Conditions – Commercial </w:t>
      </w:r>
      <w:r w:rsidR="001D0CDF">
        <w:rPr>
          <w:sz w:val="20"/>
          <w:szCs w:val="20"/>
        </w:rPr>
        <w:t>Products and Commercial Services</w:t>
      </w:r>
      <w:r w:rsidRPr="000D3CE1">
        <w:rPr>
          <w:sz w:val="20"/>
          <w:szCs w:val="20"/>
        </w:rPr>
        <w:t>, applies to this acquisition.</w:t>
      </w:r>
    </w:p>
    <w:p w14:paraId="2DCA7E22" w14:textId="3B6CBA79" w:rsidR="000F7632" w:rsidRPr="000D3CE1" w:rsidRDefault="000F7632" w:rsidP="00385E83">
      <w:pPr>
        <w:pStyle w:val="NormalWeb"/>
        <w:tabs>
          <w:tab w:val="left" w:pos="360"/>
          <w:tab w:val="left" w:pos="720"/>
          <w:tab w:val="left" w:pos="1080"/>
        </w:tabs>
        <w:spacing w:before="0" w:beforeAutospacing="0" w:after="0" w:afterAutospacing="0"/>
        <w:rPr>
          <w:sz w:val="20"/>
          <w:szCs w:val="20"/>
        </w:rPr>
      </w:pPr>
    </w:p>
    <w:p w14:paraId="785C4BED" w14:textId="38B20E6B" w:rsidR="0039738D" w:rsidRDefault="000F7632" w:rsidP="00385E83">
      <w:pPr>
        <w:pStyle w:val="NormalWeb"/>
        <w:tabs>
          <w:tab w:val="left" w:pos="360"/>
          <w:tab w:val="left" w:pos="720"/>
          <w:tab w:val="left" w:pos="1080"/>
        </w:tabs>
        <w:spacing w:before="0" w:beforeAutospacing="0" w:after="0" w:afterAutospacing="0"/>
        <w:rPr>
          <w:sz w:val="20"/>
          <w:szCs w:val="20"/>
        </w:rPr>
      </w:pPr>
      <w:r w:rsidRPr="00997AC6">
        <w:rPr>
          <w:sz w:val="20"/>
          <w:szCs w:val="20"/>
        </w:rPr>
        <w:t xml:space="preserve">12. </w:t>
      </w:r>
      <w:r w:rsidRPr="00997AC6">
        <w:rPr>
          <w:sz w:val="20"/>
          <w:szCs w:val="20"/>
        </w:rPr>
        <w:tab/>
        <w:t xml:space="preserve">Clause 52.212-5, </w:t>
      </w:r>
      <w:r w:rsidR="002C006E" w:rsidRPr="00997AC6">
        <w:rPr>
          <w:sz w:val="20"/>
          <w:szCs w:val="20"/>
        </w:rPr>
        <w:t>C</w:t>
      </w:r>
      <w:r w:rsidRPr="00997AC6">
        <w:rPr>
          <w:sz w:val="20"/>
          <w:szCs w:val="20"/>
        </w:rPr>
        <w:t xml:space="preserve">ontract </w:t>
      </w:r>
      <w:r w:rsidR="002C006E" w:rsidRPr="00997AC6">
        <w:rPr>
          <w:sz w:val="20"/>
          <w:szCs w:val="20"/>
        </w:rPr>
        <w:t>T</w:t>
      </w:r>
      <w:r w:rsidRPr="00997AC6">
        <w:rPr>
          <w:sz w:val="20"/>
          <w:szCs w:val="20"/>
        </w:rPr>
        <w:t xml:space="preserve">erms and </w:t>
      </w:r>
      <w:r w:rsidR="002C006E" w:rsidRPr="00997AC6">
        <w:rPr>
          <w:sz w:val="20"/>
          <w:szCs w:val="20"/>
        </w:rPr>
        <w:t>C</w:t>
      </w:r>
      <w:r w:rsidRPr="00997AC6">
        <w:rPr>
          <w:sz w:val="20"/>
          <w:szCs w:val="20"/>
        </w:rPr>
        <w:t xml:space="preserve">onditions Required to Implement Statutes or Executive Orders – Commercial </w:t>
      </w:r>
      <w:r w:rsidR="001D0CDF">
        <w:rPr>
          <w:sz w:val="20"/>
          <w:szCs w:val="20"/>
        </w:rPr>
        <w:t>Products and Commercial Services</w:t>
      </w:r>
      <w:r w:rsidR="00EA03D4">
        <w:rPr>
          <w:sz w:val="20"/>
          <w:szCs w:val="20"/>
        </w:rPr>
        <w:t xml:space="preserve"> (MAR 2025)(DEVIATION 2025-O000</w:t>
      </w:r>
      <w:r w:rsidR="00BC3987">
        <w:rPr>
          <w:sz w:val="20"/>
          <w:szCs w:val="20"/>
        </w:rPr>
        <w:t>4</w:t>
      </w:r>
      <w:r w:rsidR="00EA03D4">
        <w:rPr>
          <w:sz w:val="20"/>
          <w:szCs w:val="20"/>
        </w:rPr>
        <w:t>)</w:t>
      </w:r>
      <w:r w:rsidRPr="00997AC6">
        <w:rPr>
          <w:sz w:val="20"/>
          <w:szCs w:val="20"/>
        </w:rPr>
        <w:t>, applies to this acquisition along with the FAR Clauses cited</w:t>
      </w:r>
      <w:r w:rsidR="00593E45">
        <w:rPr>
          <w:sz w:val="20"/>
          <w:szCs w:val="20"/>
        </w:rPr>
        <w:t xml:space="preserve"> in the attached clause document.  </w:t>
      </w:r>
    </w:p>
    <w:p w14:paraId="61DB7ED6" w14:textId="2E82CB8A" w:rsidR="00AF628C" w:rsidRPr="000D3CE1" w:rsidRDefault="00AF628C" w:rsidP="00AF628C">
      <w:pPr>
        <w:jc w:val="center"/>
        <w:rPr>
          <w:sz w:val="16"/>
          <w:szCs w:val="16"/>
          <w:lang w:val="en"/>
        </w:rPr>
      </w:pPr>
    </w:p>
    <w:p w14:paraId="4CC5E4D0" w14:textId="23E6C97F" w:rsidR="002835FD" w:rsidRPr="000D3CE1" w:rsidRDefault="004C5FDE" w:rsidP="00385E83">
      <w:pPr>
        <w:pStyle w:val="NormalWeb"/>
        <w:tabs>
          <w:tab w:val="left" w:pos="360"/>
          <w:tab w:val="left" w:pos="720"/>
          <w:tab w:val="left" w:pos="1080"/>
        </w:tabs>
        <w:spacing w:before="0" w:beforeAutospacing="0" w:after="0" w:afterAutospacing="0"/>
        <w:rPr>
          <w:sz w:val="20"/>
          <w:szCs w:val="20"/>
        </w:rPr>
      </w:pPr>
      <w:r w:rsidRPr="000D3CE1">
        <w:rPr>
          <w:sz w:val="20"/>
          <w:szCs w:val="20"/>
        </w:rPr>
        <w:t xml:space="preserve">13. </w:t>
      </w:r>
      <w:r w:rsidR="00593E45">
        <w:rPr>
          <w:sz w:val="20"/>
          <w:szCs w:val="20"/>
        </w:rPr>
        <w:t>A</w:t>
      </w:r>
      <w:r w:rsidR="002835FD" w:rsidRPr="000D3CE1">
        <w:rPr>
          <w:sz w:val="20"/>
          <w:szCs w:val="20"/>
        </w:rPr>
        <w:t>dditional</w:t>
      </w:r>
      <w:r w:rsidR="00593E45">
        <w:rPr>
          <w:sz w:val="20"/>
          <w:szCs w:val="20"/>
        </w:rPr>
        <w:t xml:space="preserve"> clauses and provisions are cited in the attached clause document. </w:t>
      </w:r>
    </w:p>
    <w:p w14:paraId="72EDAF86" w14:textId="7586C83A" w:rsidR="0039738D" w:rsidRPr="000D3CE1" w:rsidRDefault="0039738D" w:rsidP="00385E83">
      <w:pPr>
        <w:pStyle w:val="NormalWeb"/>
        <w:tabs>
          <w:tab w:val="left" w:pos="360"/>
          <w:tab w:val="left" w:pos="720"/>
          <w:tab w:val="left" w:pos="1080"/>
        </w:tabs>
        <w:spacing w:before="0" w:beforeAutospacing="0" w:after="0" w:afterAutospacing="0"/>
        <w:rPr>
          <w:sz w:val="20"/>
          <w:szCs w:val="20"/>
        </w:rPr>
      </w:pPr>
    </w:p>
    <w:p w14:paraId="5D3D7C14" w14:textId="19BE5372" w:rsidR="006862DF" w:rsidRDefault="00BA3B53" w:rsidP="006862DF">
      <w:pPr>
        <w:tabs>
          <w:tab w:val="left" w:pos="360"/>
          <w:tab w:val="left" w:pos="720"/>
          <w:tab w:val="left" w:pos="1080"/>
        </w:tabs>
        <w:rPr>
          <w:ins w:id="3" w:author="Bamba, Gere A CIV USN MSC" w:date="2025-11-26T09:11:00Z"/>
          <w:iCs/>
          <w:lang w:eastAsia="zh-CN"/>
        </w:rPr>
      </w:pPr>
      <w:bookmarkStart w:id="4" w:name="P288_19216"/>
      <w:bookmarkEnd w:id="4"/>
      <w:r>
        <w:rPr>
          <w:iCs/>
          <w:lang w:eastAsia="zh-CN"/>
        </w:rPr>
        <w:t>14.  The below instructions apply.</w:t>
      </w:r>
    </w:p>
    <w:p w14:paraId="3593FD4E" w14:textId="2BF54356" w:rsidR="00EE1BBD" w:rsidRDefault="00EE1BBD" w:rsidP="006862DF">
      <w:pPr>
        <w:tabs>
          <w:tab w:val="left" w:pos="360"/>
          <w:tab w:val="left" w:pos="720"/>
          <w:tab w:val="left" w:pos="1080"/>
        </w:tabs>
        <w:rPr>
          <w:ins w:id="5" w:author="Bamba, Gere A CIV USN MSC" w:date="2025-11-26T09:11:00Z"/>
          <w:iCs/>
          <w:lang w:eastAsia="zh-CN"/>
        </w:rPr>
      </w:pPr>
    </w:p>
    <w:p w14:paraId="68A3BD29" w14:textId="77777777" w:rsidR="006214F2" w:rsidRPr="000D3CE1" w:rsidRDefault="006214F2" w:rsidP="006214F2">
      <w:pPr>
        <w:autoSpaceDE w:val="0"/>
        <w:autoSpaceDN w:val="0"/>
        <w:rPr>
          <w:rFonts w:eastAsia="Calibri"/>
          <w:b/>
          <w:lang w:eastAsia="zh-CN"/>
        </w:rPr>
      </w:pPr>
      <w:bookmarkStart w:id="6" w:name="_Hlk188008051"/>
      <w:r w:rsidRPr="000D3CE1">
        <w:rPr>
          <w:rFonts w:eastAsia="Calibri"/>
          <w:b/>
          <w:lang w:eastAsia="zh-CN"/>
        </w:rPr>
        <w:t>MSC SPECIFIC WIDE AREA WORKFLOW (WAWF) INSTRUCTIONS</w:t>
      </w:r>
    </w:p>
    <w:p w14:paraId="6C9CBDFC" w14:textId="77777777" w:rsidR="006214F2" w:rsidRPr="000D3CE1" w:rsidRDefault="006214F2" w:rsidP="006214F2">
      <w:pPr>
        <w:autoSpaceDE w:val="0"/>
        <w:autoSpaceDN w:val="0"/>
        <w:rPr>
          <w:rFonts w:eastAsia="Calibri"/>
          <w:lang w:eastAsia="zh-CN"/>
        </w:rPr>
      </w:pPr>
    </w:p>
    <w:p w14:paraId="4865B8E3" w14:textId="318FD4B5"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normaltextrun"/>
          <w:sz w:val="20"/>
          <w:szCs w:val="20"/>
        </w:rPr>
        <w:t>The information contained in the table in DFARS 252.232-7006 is for WAWF purposes only.  Contradictory information elsewhere in this contract, e.g. Ship to DoDAAC, shall be followed per the terms and conditions of the contract.</w:t>
      </w:r>
      <w:r w:rsidRPr="00543FF2">
        <w:rPr>
          <w:rStyle w:val="eop"/>
          <w:sz w:val="20"/>
          <w:szCs w:val="20"/>
        </w:rPr>
        <w:t> </w:t>
      </w:r>
    </w:p>
    <w:p w14:paraId="0172C119" w14:textId="77777777"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eop"/>
          <w:sz w:val="20"/>
          <w:szCs w:val="20"/>
        </w:rPr>
        <w:t> </w:t>
      </w:r>
    </w:p>
    <w:p w14:paraId="2A668D63" w14:textId="77777777"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normaltextrun"/>
          <w:sz w:val="20"/>
          <w:szCs w:val="20"/>
        </w:rPr>
        <w:t>When entering the invoice into WAWF, the Contractor shall fill in the DoDAAC fields or DoDAAC extensions exactly as shown in the table in DFARS 252.232-7006.  Fields that should not be filled in when entering the invoice into WAWF will be indicated with the direction, “Leave Blank.”  </w:t>
      </w:r>
      <w:r w:rsidRPr="00543FF2">
        <w:rPr>
          <w:rStyle w:val="eop"/>
          <w:sz w:val="20"/>
          <w:szCs w:val="20"/>
        </w:rPr>
        <w:t> </w:t>
      </w:r>
    </w:p>
    <w:p w14:paraId="3B4AD660" w14:textId="77777777"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eop"/>
          <w:sz w:val="20"/>
          <w:szCs w:val="20"/>
        </w:rPr>
        <w:t> </w:t>
      </w:r>
    </w:p>
    <w:p w14:paraId="410EE3D3" w14:textId="77777777"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normaltextrun"/>
          <w:sz w:val="20"/>
          <w:szCs w:val="20"/>
        </w:rPr>
        <w:t>In some situations, the WAWF system will pre-populate the “Pay DoDAAC,” “Admin By DoDAAC” and “Issue By DoDAAC.”  The Contractor shall verify that those DoDAACs automatically entered by the WAWF system match the information in the table in DFARS 252.232-7006.  If these DoDAACs do not match, then the Contractor shall correct the field(s). </w:t>
      </w:r>
      <w:r w:rsidRPr="00543FF2">
        <w:rPr>
          <w:rStyle w:val="eop"/>
          <w:sz w:val="20"/>
          <w:szCs w:val="20"/>
        </w:rPr>
        <w:t> </w:t>
      </w:r>
    </w:p>
    <w:p w14:paraId="3B7D1FAB" w14:textId="77777777" w:rsidR="009629FA" w:rsidRPr="00543FF2" w:rsidRDefault="009629FA" w:rsidP="00543FF2">
      <w:pPr>
        <w:pStyle w:val="paragraph"/>
        <w:spacing w:before="0" w:beforeAutospacing="0" w:after="0" w:afterAutospacing="0"/>
        <w:textAlignment w:val="baseline"/>
        <w:rPr>
          <w:rFonts w:ascii="Segoe UI" w:hAnsi="Segoe UI" w:cs="Segoe UI"/>
          <w:sz w:val="14"/>
          <w:szCs w:val="14"/>
        </w:rPr>
      </w:pPr>
    </w:p>
    <w:p w14:paraId="0230B407" w14:textId="7C24E639"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normaltextrun"/>
          <w:sz w:val="20"/>
          <w:szCs w:val="20"/>
        </w:rPr>
        <w:t xml:space="preserve">If </w:t>
      </w:r>
      <w:r w:rsidRPr="00E07C57">
        <w:rPr>
          <w:rStyle w:val="normaltextrun"/>
          <w:sz w:val="20"/>
          <w:szCs w:val="20"/>
        </w:rPr>
        <w:t>submitting a COMBO invoice and receiving report</w:t>
      </w:r>
      <w:r w:rsidRPr="00543FF2">
        <w:rPr>
          <w:rStyle w:val="normaltextrun"/>
          <w:sz w:val="20"/>
          <w:szCs w:val="20"/>
        </w:rPr>
        <w:t>, ensure that the “Inspection” and “Acceptance” defaults of “destination” for both fields are not changed in the WAWF online interface.</w:t>
      </w:r>
      <w:r w:rsidRPr="00543FF2">
        <w:rPr>
          <w:rStyle w:val="eop"/>
          <w:sz w:val="20"/>
          <w:szCs w:val="20"/>
        </w:rPr>
        <w:t> </w:t>
      </w:r>
    </w:p>
    <w:p w14:paraId="21772E5C" w14:textId="77777777"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eop"/>
          <w:sz w:val="20"/>
          <w:szCs w:val="20"/>
        </w:rPr>
        <w:t> </w:t>
      </w:r>
    </w:p>
    <w:p w14:paraId="743A53A4" w14:textId="77777777"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normaltextrun"/>
          <w:sz w:val="20"/>
          <w:szCs w:val="20"/>
        </w:rPr>
        <w:t>The CLINs on the WAWF invoice shall be entered exactly as set forth in the contract document including CLIN number (e.g. 0001), Quantity (may be adjusted for actual quantity or dollar value delivered and invoiced), and Unit Price (e.g. $1.00).  The dollar amounts on each CLIN or SubCLIN on the WAWF invoice shall reflect final performance values, but in no instance can the dollar amount for each CLIN or SubCLIN (plus any previously submitted amounts submitted against the same CLIN or SubCLIN) exceed what is specified in the contract document.  The Contractor shall bill to the lowest level, e.g., the SubCLIN level.  The Quantity and Unit of Measure fields must be filled out exactly as indicated in the CLINs and SubCLINs to reduce the possibility of the invoice being delayed or rejected during processing.</w:t>
      </w:r>
      <w:r w:rsidRPr="00543FF2">
        <w:rPr>
          <w:rStyle w:val="eop"/>
          <w:sz w:val="20"/>
          <w:szCs w:val="20"/>
        </w:rPr>
        <w:t> </w:t>
      </w:r>
    </w:p>
    <w:p w14:paraId="7CA7B1B6" w14:textId="77777777"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eop"/>
          <w:sz w:val="20"/>
          <w:szCs w:val="20"/>
        </w:rPr>
        <w:t> </w:t>
      </w:r>
    </w:p>
    <w:p w14:paraId="48598C20" w14:textId="0875BF0A" w:rsidR="00543FF2" w:rsidRPr="00543FF2" w:rsidRDefault="00543FF2" w:rsidP="00543FF2">
      <w:pPr>
        <w:pStyle w:val="paragraph"/>
        <w:spacing w:before="0" w:beforeAutospacing="0" w:after="0" w:afterAutospacing="0"/>
        <w:textAlignment w:val="baseline"/>
        <w:rPr>
          <w:rFonts w:ascii="Segoe UI" w:hAnsi="Segoe UI" w:cs="Segoe UI"/>
          <w:sz w:val="14"/>
          <w:szCs w:val="14"/>
        </w:rPr>
      </w:pPr>
      <w:r w:rsidRPr="00543FF2">
        <w:rPr>
          <w:rStyle w:val="normaltextrun"/>
          <w:sz w:val="20"/>
          <w:szCs w:val="20"/>
        </w:rPr>
        <w:t>Before closing out of an invoice session in WAWF, but after submitting the document or documents, the Contractor will be given the option to send additional email notifications by clicking on the “Send More Email Notifications” link that appears on the page.  The Contractor shall click on this link and add the</w:t>
      </w:r>
      <w:r w:rsidR="00E07C57">
        <w:rPr>
          <w:rStyle w:val="normaltextrun"/>
          <w:sz w:val="20"/>
          <w:szCs w:val="20"/>
        </w:rPr>
        <w:t xml:space="preserve"> </w:t>
      </w:r>
      <w:r w:rsidRPr="00543FF2">
        <w:rPr>
          <w:rStyle w:val="normaltextrun"/>
          <w:sz w:val="20"/>
          <w:szCs w:val="20"/>
        </w:rPr>
        <w:t>email address</w:t>
      </w:r>
      <w:r w:rsidRPr="00E07C57">
        <w:rPr>
          <w:rStyle w:val="normaltextrun"/>
          <w:sz w:val="20"/>
          <w:szCs w:val="20"/>
        </w:rPr>
        <w:t xml:space="preserve">(es) listed </w:t>
      </w:r>
      <w:r w:rsidRPr="00E07C57">
        <w:rPr>
          <w:rStyle w:val="normaltextrun"/>
          <w:sz w:val="20"/>
          <w:szCs w:val="20"/>
        </w:rPr>
        <w:lastRenderedPageBreak/>
        <w:t>below</w:t>
      </w:r>
      <w:r w:rsidRPr="00543FF2">
        <w:rPr>
          <w:rStyle w:val="normaltextrun"/>
          <w:sz w:val="20"/>
          <w:szCs w:val="20"/>
        </w:rPr>
        <w:t>.  This additional notification to the Government is important to ensure the acceptor/receiver is aware that the invoice documents have been submitted into the WAWF system.  </w:t>
      </w:r>
      <w:r w:rsidRPr="00543FF2">
        <w:rPr>
          <w:rStyle w:val="eop"/>
          <w:sz w:val="20"/>
          <w:szCs w:val="20"/>
        </w:rPr>
        <w:t> </w:t>
      </w:r>
    </w:p>
    <w:p w14:paraId="0201FD32" w14:textId="77777777" w:rsidR="006214F2" w:rsidRPr="000D3CE1" w:rsidRDefault="006214F2" w:rsidP="006214F2">
      <w:pPr>
        <w:autoSpaceDE w:val="0"/>
        <w:autoSpaceDN w:val="0"/>
        <w:jc w:val="center"/>
        <w:rPr>
          <w:rFonts w:eastAsia="Calibri"/>
          <w:lang w:eastAsia="zh-CN"/>
        </w:rPr>
      </w:pPr>
      <w:r w:rsidRPr="000D3CE1">
        <w:rPr>
          <w:rFonts w:eastAsia="Calibri"/>
          <w:iCs/>
          <w:lang w:eastAsia="zh-CN"/>
        </w:rPr>
        <w:t>(End of instructions)</w:t>
      </w:r>
    </w:p>
    <w:bookmarkEnd w:id="6"/>
    <w:p w14:paraId="215B1625" w14:textId="77777777" w:rsidR="006214F2" w:rsidRPr="000D3CE1" w:rsidRDefault="006214F2" w:rsidP="006214F2">
      <w:pPr>
        <w:rPr>
          <w:rFonts w:eastAsia="Calibri"/>
        </w:rPr>
      </w:pPr>
    </w:p>
    <w:p w14:paraId="4C30D820" w14:textId="77777777" w:rsidR="006214F2" w:rsidRPr="000D3CE1" w:rsidRDefault="006214F2" w:rsidP="006214F2">
      <w:pPr>
        <w:autoSpaceDE w:val="0"/>
        <w:autoSpaceDN w:val="0"/>
        <w:rPr>
          <w:rFonts w:eastAsia="Calibri"/>
          <w:i/>
          <w:lang w:eastAsia="zh-CN"/>
        </w:rPr>
      </w:pPr>
    </w:p>
    <w:p w14:paraId="1D8DBFA1" w14:textId="5E9AD983" w:rsidR="00035823" w:rsidRPr="00035823" w:rsidRDefault="006214F2" w:rsidP="00035823">
      <w:pPr>
        <w:autoSpaceDE w:val="0"/>
        <w:autoSpaceDN w:val="0"/>
        <w:rPr>
          <w:color w:val="0070C0"/>
        </w:rPr>
      </w:pPr>
      <w:r w:rsidRPr="000D3CE1">
        <w:rPr>
          <w:rFonts w:eastAsia="Calibri"/>
          <w:b/>
        </w:rPr>
        <w:t>SHIP &amp; BASE ACCESS</w:t>
      </w:r>
      <w:r w:rsidR="00035823">
        <w:rPr>
          <w:rFonts w:eastAsia="Calibri"/>
          <w:b/>
        </w:rPr>
        <w:t xml:space="preserve"> </w:t>
      </w:r>
    </w:p>
    <w:p w14:paraId="61FD4C2B" w14:textId="77777777" w:rsidR="00035823" w:rsidRPr="00035823" w:rsidRDefault="00035823" w:rsidP="00035823">
      <w:pPr>
        <w:autoSpaceDE w:val="0"/>
        <w:autoSpaceDN w:val="0"/>
        <w:rPr>
          <w:u w:val="single"/>
        </w:rPr>
      </w:pPr>
    </w:p>
    <w:p w14:paraId="4D5FEECD" w14:textId="77777777" w:rsidR="00035823" w:rsidRPr="00035823" w:rsidRDefault="00035823" w:rsidP="00035823">
      <w:r w:rsidRPr="00035823">
        <w:t xml:space="preserve">Vendors are responsible for correctly submitting forms/applications.  Vendors are encouraged to monitor email using the “Request a Read Receipt” function and to confirm receipt of facsimile transmissions.  </w:t>
      </w:r>
    </w:p>
    <w:p w14:paraId="74591EDD" w14:textId="77777777" w:rsidR="00035823" w:rsidRPr="00035823" w:rsidRDefault="00035823" w:rsidP="00035823"/>
    <w:p w14:paraId="1A01EFCF" w14:textId="77777777" w:rsidR="00035823" w:rsidRPr="00035823" w:rsidRDefault="00035823" w:rsidP="00035823">
      <w:r w:rsidRPr="00035823">
        <w:t xml:space="preserve">Due to enhanced security measures, ship and base access </w:t>
      </w:r>
      <w:r w:rsidRPr="00035823">
        <w:rPr>
          <w:color w:val="000000"/>
        </w:rPr>
        <w:t xml:space="preserve">is required for pre-award ship visits (e.g. ship-check) and contract performance.  Specifically, </w:t>
      </w:r>
      <w:r w:rsidRPr="00035823">
        <w:t>the following permissions are required:</w:t>
      </w:r>
    </w:p>
    <w:p w14:paraId="5759A4DA" w14:textId="77777777" w:rsidR="00035823" w:rsidRPr="00035823" w:rsidRDefault="00035823" w:rsidP="00035823"/>
    <w:p w14:paraId="25161211" w14:textId="77777777" w:rsidR="00035823" w:rsidRPr="00035823" w:rsidRDefault="00035823" w:rsidP="00035823">
      <w:r w:rsidRPr="00035823">
        <w:t>1. Navy Installation Access</w:t>
      </w:r>
    </w:p>
    <w:p w14:paraId="5ABFEBF8" w14:textId="77777777" w:rsidR="00035823" w:rsidRPr="00035823" w:rsidRDefault="00035823" w:rsidP="00035823">
      <w:r w:rsidRPr="00035823">
        <w:t>2. Ship Access List (vendor-provided)</w:t>
      </w:r>
    </w:p>
    <w:p w14:paraId="0FCC621D" w14:textId="77777777" w:rsidR="00035823" w:rsidRPr="00035823" w:rsidRDefault="00035823" w:rsidP="00035823"/>
    <w:p w14:paraId="2EDC9DEC" w14:textId="3AD68668" w:rsidR="00035823" w:rsidRPr="00035823" w:rsidRDefault="00035823" w:rsidP="00035823">
      <w:pPr>
        <w:rPr>
          <w:color w:val="000000"/>
        </w:rPr>
      </w:pPr>
      <w:r w:rsidRPr="00035823">
        <w:rPr>
          <w:b/>
          <w:color w:val="000000"/>
        </w:rPr>
        <w:t xml:space="preserve">Navy Installation Access:  </w:t>
      </w:r>
      <w:r w:rsidRPr="00035823">
        <w:rPr>
          <w:color w:val="000000"/>
        </w:rPr>
        <w:t xml:space="preserve">Offerors must complete a Department of the Navy Local Population ID Card/Base Access Pass Registration form (SECNAV 5512/1).  This form is required to conduct the background vetting and complete the access credentialing process.  </w:t>
      </w:r>
      <w:r w:rsidRPr="006C406B">
        <w:rPr>
          <w:color w:val="000000"/>
          <w:highlight w:val="yellow"/>
        </w:rPr>
        <w:t xml:space="preserve">Contact </w:t>
      </w:r>
      <w:r w:rsidR="006C406B" w:rsidRPr="006C406B">
        <w:rPr>
          <w:color w:val="000000"/>
          <w:highlight w:val="yellow"/>
        </w:rPr>
        <w:t>Emilio Flores, PE</w:t>
      </w:r>
      <w:r w:rsidRPr="006C406B">
        <w:rPr>
          <w:color w:val="000000"/>
          <w:highlight w:val="yellow"/>
        </w:rPr>
        <w:t xml:space="preserve"> at </w:t>
      </w:r>
      <w:hyperlink r:id="rId20" w:history="1">
        <w:r w:rsidR="006C406B" w:rsidRPr="006C406B">
          <w:rPr>
            <w:rStyle w:val="Hyperlink"/>
            <w:highlight w:val="yellow"/>
          </w:rPr>
          <w:t>emilio.a.flores.civ@us.navy.mil</w:t>
        </w:r>
      </w:hyperlink>
      <w:r w:rsidR="006C406B" w:rsidRPr="006C406B">
        <w:rPr>
          <w:color w:val="000000"/>
          <w:highlight w:val="yellow"/>
        </w:rPr>
        <w:t xml:space="preserve"> AND Hannah Hill, PE at </w:t>
      </w:r>
      <w:hyperlink r:id="rId21" w:history="1">
        <w:r w:rsidR="006C406B" w:rsidRPr="006C406B">
          <w:rPr>
            <w:rStyle w:val="Hyperlink"/>
            <w:highlight w:val="yellow"/>
          </w:rPr>
          <w:t>hannah.m.hill.civ@us.navy.mil</w:t>
        </w:r>
      </w:hyperlink>
      <w:r w:rsidR="006C406B">
        <w:rPr>
          <w:color w:val="000000"/>
        </w:rPr>
        <w:t xml:space="preserve"> </w:t>
      </w:r>
      <w:r w:rsidRPr="00035823">
        <w:rPr>
          <w:color w:val="000000"/>
        </w:rPr>
        <w:t xml:space="preserve">for a DoD SAFE link to submit the form encrypted.  </w:t>
      </w:r>
    </w:p>
    <w:p w14:paraId="60A320BA" w14:textId="77777777" w:rsidR="00035823" w:rsidRPr="00035823" w:rsidRDefault="00035823" w:rsidP="00035823">
      <w:pPr>
        <w:rPr>
          <w:color w:val="000000"/>
        </w:rPr>
      </w:pPr>
    </w:p>
    <w:p w14:paraId="76F880E3" w14:textId="6E78BB77" w:rsidR="006214F2" w:rsidRPr="000D3CE1" w:rsidRDefault="00035823" w:rsidP="00035823">
      <w:pPr>
        <w:rPr>
          <w:rFonts w:eastAsia="Calibri"/>
        </w:rPr>
      </w:pPr>
      <w:r w:rsidRPr="00035823">
        <w:rPr>
          <w:b/>
        </w:rPr>
        <w:t xml:space="preserve">Ship Access List (Vendor-Provided):  </w:t>
      </w:r>
      <w:r w:rsidRPr="00035823">
        <w:t xml:space="preserve">On company letterhead, the vendor is required to provide an accurate, current list of visiting personnel prior to being admitted aboard the vessel.  This list shall include name, title, and company name.  No PII shall be submitted.  A hand-delivered list will not be accepted.  E-mail the letter at least four (4) days prior to the scheduled site visit to </w:t>
      </w:r>
      <w:r w:rsidR="006C406B" w:rsidRPr="006C406B">
        <w:rPr>
          <w:color w:val="000000"/>
          <w:highlight w:val="yellow"/>
        </w:rPr>
        <w:t xml:space="preserve">Emilio Flores, PE at </w:t>
      </w:r>
      <w:hyperlink r:id="rId22" w:history="1">
        <w:r w:rsidR="006C406B" w:rsidRPr="006C406B">
          <w:rPr>
            <w:rStyle w:val="Hyperlink"/>
            <w:highlight w:val="yellow"/>
          </w:rPr>
          <w:t>emilio.a.flores.civ@us.navy.mil</w:t>
        </w:r>
      </w:hyperlink>
      <w:r w:rsidR="006C406B" w:rsidRPr="006C406B">
        <w:rPr>
          <w:color w:val="000000"/>
          <w:highlight w:val="yellow"/>
        </w:rPr>
        <w:t xml:space="preserve"> AND Hannah Hill, PE at </w:t>
      </w:r>
      <w:hyperlink r:id="rId23" w:history="1">
        <w:r w:rsidR="006C406B" w:rsidRPr="006C406B">
          <w:rPr>
            <w:rStyle w:val="Hyperlink"/>
            <w:highlight w:val="yellow"/>
          </w:rPr>
          <w:t>hannah.m.hill.civ@us.navy.mil</w:t>
        </w:r>
      </w:hyperlink>
    </w:p>
    <w:p w14:paraId="367586C4" w14:textId="77777777" w:rsidR="006214F2" w:rsidRPr="000D3CE1" w:rsidRDefault="006214F2" w:rsidP="006214F2">
      <w:pPr>
        <w:autoSpaceDE w:val="0"/>
        <w:autoSpaceDN w:val="0"/>
        <w:jc w:val="center"/>
        <w:rPr>
          <w:rFonts w:eastAsia="Calibri"/>
          <w:lang w:eastAsia="zh-CN"/>
        </w:rPr>
      </w:pPr>
      <w:r w:rsidRPr="000D3CE1">
        <w:rPr>
          <w:rFonts w:eastAsia="Calibri"/>
          <w:iCs/>
          <w:lang w:eastAsia="zh-CN"/>
        </w:rPr>
        <w:t>(End of instructions)</w:t>
      </w:r>
    </w:p>
    <w:p w14:paraId="297D251F" w14:textId="77777777" w:rsidR="00D77865" w:rsidRPr="000D3CE1" w:rsidRDefault="00D77865" w:rsidP="00D77865">
      <w:pPr>
        <w:tabs>
          <w:tab w:val="left" w:pos="360"/>
          <w:tab w:val="left" w:pos="720"/>
          <w:tab w:val="left" w:pos="1080"/>
        </w:tabs>
        <w:rPr>
          <w:bCs/>
        </w:rPr>
      </w:pPr>
    </w:p>
    <w:p w14:paraId="36A9DE78" w14:textId="32F28C79" w:rsidR="00B20E5A" w:rsidRDefault="00B20E5A" w:rsidP="00BA3B53">
      <w:pPr>
        <w:rPr>
          <w:rFonts w:eastAsia="Calibri"/>
          <w:b/>
        </w:rPr>
      </w:pPr>
      <w:r w:rsidRPr="00E9449A">
        <w:rPr>
          <w:rFonts w:eastAsia="Calibri"/>
          <w:b/>
        </w:rPr>
        <w:t>WAGE DETERMINATION</w:t>
      </w:r>
      <w:r>
        <w:rPr>
          <w:rFonts w:eastAsia="Calibri"/>
          <w:b/>
        </w:rPr>
        <w:t xml:space="preserve"> </w:t>
      </w:r>
    </w:p>
    <w:p w14:paraId="1E03BEB3" w14:textId="51F9150C" w:rsidR="00980739" w:rsidRDefault="00980739" w:rsidP="00BA3B53">
      <w:pPr>
        <w:rPr>
          <w:rFonts w:eastAsia="Calibri"/>
          <w:b/>
        </w:rPr>
      </w:pPr>
    </w:p>
    <w:p w14:paraId="687D5750" w14:textId="77777777" w:rsidR="00980739" w:rsidRDefault="00980739" w:rsidP="00980739">
      <w:r>
        <w:t xml:space="preserve">"REGISTER OF WAGE DETERMINATIONS UNDER  |        U.S. DEPARTMENT OF LABOR        </w:t>
      </w:r>
    </w:p>
    <w:p w14:paraId="2B8B8A1B" w14:textId="77777777" w:rsidR="00980739" w:rsidRDefault="00980739" w:rsidP="00980739">
      <w:r>
        <w:t xml:space="preserve">       THE SERVICE CONTRACT ACT        |  EMPLOYMENT STANDARDS ADMINISTRATION   </w:t>
      </w:r>
    </w:p>
    <w:p w14:paraId="233DF2D2" w14:textId="77777777" w:rsidR="00980739" w:rsidRDefault="00980739" w:rsidP="00980739">
      <w:r>
        <w:t xml:space="preserve">By direction of the Secretary of Labor |         WAGE AND HOUR DIVISION         </w:t>
      </w:r>
    </w:p>
    <w:p w14:paraId="1A9920EF" w14:textId="77777777" w:rsidR="00980739" w:rsidRDefault="00980739" w:rsidP="00980739">
      <w:r>
        <w:t xml:space="preserve">                                       |         WASHINGTON D.C.  20210         </w:t>
      </w:r>
    </w:p>
    <w:p w14:paraId="7F911E9A" w14:textId="77777777" w:rsidR="00980739" w:rsidRDefault="00980739" w:rsidP="00980739">
      <w:r>
        <w:t xml:space="preserve">                                       |</w:t>
      </w:r>
    </w:p>
    <w:p w14:paraId="7D4FF978" w14:textId="77777777" w:rsidR="00980739" w:rsidRDefault="00980739" w:rsidP="00980739">
      <w:r>
        <w:t xml:space="preserve">                                       |</w:t>
      </w:r>
    </w:p>
    <w:p w14:paraId="002276CB" w14:textId="77777777" w:rsidR="00980739" w:rsidRDefault="00980739" w:rsidP="00980739">
      <w:r>
        <w:t xml:space="preserve">                                       |</w:t>
      </w:r>
    </w:p>
    <w:p w14:paraId="45340983" w14:textId="77777777" w:rsidR="00980739" w:rsidRDefault="00980739" w:rsidP="00980739">
      <w:r>
        <w:t xml:space="preserve">                                       | Wage Determination No.: 2015-5693</w:t>
      </w:r>
    </w:p>
    <w:p w14:paraId="785DB02B" w14:textId="77777777" w:rsidR="00980739" w:rsidRDefault="00980739" w:rsidP="00980739">
      <w:r>
        <w:t>Daniel W. Simms          Division of   |           Revision No.: 25</w:t>
      </w:r>
    </w:p>
    <w:p w14:paraId="3D3C5815" w14:textId="77777777" w:rsidR="00980739" w:rsidRDefault="00980739" w:rsidP="00980739">
      <w:r>
        <w:t>Director            Wage Determinations|  Date Of Last Revision: 07/08/2025</w:t>
      </w:r>
    </w:p>
    <w:p w14:paraId="4F0BFE36" w14:textId="77777777" w:rsidR="00980739" w:rsidRDefault="00980739" w:rsidP="00980739">
      <w:r>
        <w:t>_______________________________________|____________________________________________</w:t>
      </w:r>
    </w:p>
    <w:p w14:paraId="1A243CA1" w14:textId="77777777" w:rsidR="00980739" w:rsidRDefault="00980739" w:rsidP="00980739">
      <w:r>
        <w:t xml:space="preserve">                                                                                   </w:t>
      </w:r>
    </w:p>
    <w:p w14:paraId="7B36AC40" w14:textId="77777777" w:rsidR="00980739" w:rsidRDefault="00980739" w:rsidP="00980739">
      <w:r>
        <w:t xml:space="preserve">Note: Contracts subject to the Service Contract Act are generally required to </w:t>
      </w:r>
    </w:p>
    <w:p w14:paraId="7B7B0331" w14:textId="77777777" w:rsidR="00980739" w:rsidRDefault="00980739" w:rsidP="00980739">
      <w:r>
        <w:t xml:space="preserve">pay at least the applicable minimum wage rate required under Executive Order </w:t>
      </w:r>
    </w:p>
    <w:p w14:paraId="39365707" w14:textId="77777777" w:rsidR="00980739" w:rsidRDefault="00980739" w:rsidP="00980739">
      <w:r>
        <w:t>14026.</w:t>
      </w:r>
    </w:p>
    <w:p w14:paraId="74B5747E" w14:textId="77777777" w:rsidR="00980739" w:rsidRDefault="00980739" w:rsidP="00980739">
      <w:r>
        <w:t xml:space="preserve">                                                                                     </w:t>
      </w:r>
    </w:p>
    <w:p w14:paraId="7042F484" w14:textId="77777777" w:rsidR="00980739" w:rsidRDefault="00980739" w:rsidP="00980739">
      <w:r>
        <w:t>_____________________________________________________________________________________</w:t>
      </w:r>
    </w:p>
    <w:p w14:paraId="53AB57C6" w14:textId="77777777" w:rsidR="00980739" w:rsidRDefault="00980739" w:rsidP="00980739">
      <w:r>
        <w:t>|If the contract is entered into on or  |Executive Order 14026 generally applies to  |</w:t>
      </w:r>
    </w:p>
    <w:p w14:paraId="6F532F74" w14:textId="77777777" w:rsidR="00980739" w:rsidRDefault="00980739" w:rsidP="00980739">
      <w:r>
        <w:t>|after January 30, 2022, or the         |the contract.                               |</w:t>
      </w:r>
    </w:p>
    <w:p w14:paraId="65505DE3" w14:textId="77777777" w:rsidR="00980739" w:rsidRDefault="00980739" w:rsidP="00980739">
      <w:r>
        <w:t>|contract is renewed or extended (e.g., |The contractor must pay all covered workers |</w:t>
      </w:r>
    </w:p>
    <w:p w14:paraId="572ECB45" w14:textId="77777777" w:rsidR="00980739" w:rsidRDefault="00980739" w:rsidP="00980739">
      <w:r>
        <w:t>|an option is exercised) on or after    |at least $17.75 per hour (or the applicable |</w:t>
      </w:r>
    </w:p>
    <w:p w14:paraId="3938EEEF" w14:textId="77777777" w:rsidR="00980739" w:rsidRDefault="00980739" w:rsidP="00980739">
      <w:r>
        <w:t>|January 30, 2022:                      |wage rate listed on this wage determination,|</w:t>
      </w:r>
    </w:p>
    <w:p w14:paraId="58330AA2" w14:textId="77777777" w:rsidR="00980739" w:rsidRDefault="00980739" w:rsidP="00980739">
      <w:r>
        <w:t>|                                       |if it is higher) for all hours spent        |</w:t>
      </w:r>
    </w:p>
    <w:p w14:paraId="392BD174" w14:textId="77777777" w:rsidR="00980739" w:rsidRDefault="00980739" w:rsidP="00980739">
      <w:r>
        <w:t>|                                       |performing on the contract in 2025.         |</w:t>
      </w:r>
    </w:p>
    <w:p w14:paraId="610F187E" w14:textId="77777777" w:rsidR="00980739" w:rsidRDefault="00980739" w:rsidP="00980739">
      <w:r>
        <w:t>________________________________________|____________________________________________</w:t>
      </w:r>
    </w:p>
    <w:p w14:paraId="1B2B934F" w14:textId="77777777" w:rsidR="00980739" w:rsidRDefault="00980739" w:rsidP="00980739">
      <w:r>
        <w:t xml:space="preserve">                                                                                     </w:t>
      </w:r>
    </w:p>
    <w:p w14:paraId="71BF0900" w14:textId="77777777" w:rsidR="00980739" w:rsidRDefault="00980739" w:rsidP="00980739">
      <w:r>
        <w:lastRenderedPageBreak/>
        <w:t xml:space="preserve">The applicable Executive Order minimum wage rate will be adjusted annually. Additional </w:t>
      </w:r>
    </w:p>
    <w:p w14:paraId="48C933E5" w14:textId="77777777" w:rsidR="00980739" w:rsidRDefault="00980739" w:rsidP="00980739">
      <w:r>
        <w:t xml:space="preserve">information on contractor requirements and worker protections under the Executive Orders </w:t>
      </w:r>
    </w:p>
    <w:p w14:paraId="69D8AB6F" w14:textId="77777777" w:rsidR="00980739" w:rsidRDefault="00980739" w:rsidP="00980739">
      <w:r>
        <w:t>is available at www.dol.gov/whd/govcontracts.</w:t>
      </w:r>
    </w:p>
    <w:p w14:paraId="3835B9F6" w14:textId="77777777" w:rsidR="00980739" w:rsidRDefault="00980739" w:rsidP="00980739">
      <w:r>
        <w:t>____________________________________________________________________________________</w:t>
      </w:r>
    </w:p>
    <w:p w14:paraId="002BD6C8" w14:textId="77777777" w:rsidR="00980739" w:rsidRDefault="00980739" w:rsidP="00980739">
      <w:r>
        <w:t xml:space="preserve">States: Guam, Northern Marianas, Wake Island </w:t>
      </w:r>
    </w:p>
    <w:p w14:paraId="2CDB63EA" w14:textId="77777777" w:rsidR="00980739" w:rsidRDefault="00980739" w:rsidP="00980739"/>
    <w:p w14:paraId="7794D6C1" w14:textId="77777777" w:rsidR="00980739" w:rsidRDefault="00980739" w:rsidP="00980739">
      <w:r>
        <w:t>Area: Guam Statewide</w:t>
      </w:r>
    </w:p>
    <w:p w14:paraId="23FFB508" w14:textId="77777777" w:rsidR="00980739" w:rsidRDefault="00980739" w:rsidP="00980739">
      <w:r>
        <w:t>Northern Marianas Statewide</w:t>
      </w:r>
    </w:p>
    <w:p w14:paraId="23D0C4C2" w14:textId="77777777" w:rsidR="00980739" w:rsidRDefault="00980739" w:rsidP="00980739">
      <w:r>
        <w:t>Wake Island Statewide</w:t>
      </w:r>
    </w:p>
    <w:p w14:paraId="1B18F995" w14:textId="77777777" w:rsidR="00980739" w:rsidRDefault="00980739" w:rsidP="00980739">
      <w:r>
        <w:t>____________________________________________________________________________________</w:t>
      </w:r>
    </w:p>
    <w:p w14:paraId="282B77F6" w14:textId="77777777" w:rsidR="00980739" w:rsidRDefault="00980739" w:rsidP="00980739"/>
    <w:p w14:paraId="26A5E000" w14:textId="77777777" w:rsidR="00980739" w:rsidRDefault="00980739" w:rsidP="00980739">
      <w:r>
        <w:t xml:space="preserve">          **Fringe Benefits Required Follow the Occupational Listing**          </w:t>
      </w:r>
    </w:p>
    <w:p w14:paraId="448F2C5A" w14:textId="77777777" w:rsidR="00980739" w:rsidRDefault="00980739" w:rsidP="00980739"/>
    <w:p w14:paraId="43A5560E" w14:textId="77777777" w:rsidR="00980739" w:rsidRDefault="00980739" w:rsidP="00980739">
      <w:r>
        <w:t>OCCUPATION CODE - TITLE                                  FOOTNOTE               RATE</w:t>
      </w:r>
    </w:p>
    <w:p w14:paraId="38E33D5D" w14:textId="77777777" w:rsidR="00980739" w:rsidRDefault="00980739" w:rsidP="00980739"/>
    <w:p w14:paraId="3D2645D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01000 - Administrative Support And Clerical Occupations</w:t>
      </w:r>
    </w:p>
    <w:p w14:paraId="00510C2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01011 - Accounting Clerk I                                                14.85***</w:t>
      </w:r>
    </w:p>
    <w:p w14:paraId="404B70C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01012 - Accounting Clerk II                                               16.67***</w:t>
      </w:r>
    </w:p>
    <w:p w14:paraId="293383B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01013 - Accounting Clerk III                                                 18.64</w:t>
      </w:r>
    </w:p>
    <w:p w14:paraId="3851463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01020 - Administrative Assistant                                             23.15</w:t>
      </w:r>
    </w:p>
    <w:p w14:paraId="20FFAF6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01035 - Court Reporter                                                       18.86</w:t>
      </w:r>
    </w:p>
    <w:p w14:paraId="0BF8F33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01041 - Customer Service Representative I                                 14.06***</w:t>
      </w:r>
    </w:p>
    <w:p w14:paraId="68963A1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01042 - Customer Service Representative II                                15.39***</w:t>
      </w:r>
    </w:p>
    <w:p w14:paraId="663EC93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01043 - Customer Service Representative III                               17.22***</w:t>
      </w:r>
    </w:p>
    <w:p w14:paraId="11BAF6F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01051 - Data Entry Operator I                                             13.28***</w:t>
      </w:r>
    </w:p>
    <w:p w14:paraId="4CA01D7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01052 - Data Entry Operator II                                            14.49***</w:t>
      </w:r>
    </w:p>
    <w:p w14:paraId="35984F7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01060 - Dispatcher, Motor Vehicle                                            18.86</w:t>
      </w:r>
    </w:p>
    <w:p w14:paraId="2F2DD9F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01070 - Document Preparation Clerk                                        15.02***</w:t>
      </w:r>
    </w:p>
    <w:p w14:paraId="0D0F4F4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01090 - Duplicating Machine Operator                                      15.02***</w:t>
      </w:r>
    </w:p>
    <w:p w14:paraId="1F61A81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01111 - General Clerk I                                                   12.37***</w:t>
      </w:r>
    </w:p>
    <w:p w14:paraId="00797A6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01112 - General Clerk II                                                  13.50***</w:t>
      </w:r>
    </w:p>
    <w:p w14:paraId="4F58ABC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01113 - General Clerk III                                                 15.15***</w:t>
      </w:r>
    </w:p>
    <w:p w14:paraId="17C321F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01120 - Housing Referral Assistant                                           21.02</w:t>
      </w:r>
    </w:p>
    <w:p w14:paraId="33FB3E9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01141 - Messenger Courier                                                 12.00***</w:t>
      </w:r>
    </w:p>
    <w:p w14:paraId="489D581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01191 - Order Clerk I                                                     13.76***</w:t>
      </w:r>
    </w:p>
    <w:p w14:paraId="5748278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01192 - Order Clerk II                                                    15.02***</w:t>
      </w:r>
    </w:p>
    <w:p w14:paraId="0621CF2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01261 - Personnel Assistant (Employment) I                                16.86***</w:t>
      </w:r>
    </w:p>
    <w:p w14:paraId="5A149B8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01262 - Personnel Assistant (Employment) II                                  18.86</w:t>
      </w:r>
    </w:p>
    <w:p w14:paraId="639E6E4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01263 - Personnel Assistant (Employment) III                                 21.02</w:t>
      </w:r>
    </w:p>
    <w:p w14:paraId="4FF90EB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01270 - Production Control Clerk                                             25.27</w:t>
      </w:r>
    </w:p>
    <w:p w14:paraId="20B5EDB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01290 - Rental Clerk                                                      11.10***</w:t>
      </w:r>
    </w:p>
    <w:p w14:paraId="7E6DC65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01300 - Scheduler, Maintenance                                            16.86***</w:t>
      </w:r>
    </w:p>
    <w:p w14:paraId="545F0CA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01311 - Secretary I                                                       16.86***</w:t>
      </w:r>
    </w:p>
    <w:p w14:paraId="5D74ADF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01312 - Secretary II                                                         18.86</w:t>
      </w:r>
    </w:p>
    <w:p w14:paraId="6043CEE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01313 - Secretary III                                                        21.02</w:t>
      </w:r>
    </w:p>
    <w:p w14:paraId="24644CE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01320 - Service Order Dispatcher                                          16.86***</w:t>
      </w:r>
    </w:p>
    <w:p w14:paraId="36E7187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01410 - Supply Technician                                                    23.15</w:t>
      </w:r>
    </w:p>
    <w:p w14:paraId="5AA2E30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01420 - Survey Worker                                                        18.69</w:t>
      </w:r>
    </w:p>
    <w:p w14:paraId="35EB594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01460 - Switchboard Operator/Receptionist                                 10.98***</w:t>
      </w:r>
    </w:p>
    <w:p w14:paraId="20CDEB2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01531 - Travel Clerk I                                                    15.02***</w:t>
      </w:r>
    </w:p>
    <w:p w14:paraId="16C37E5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01532 - Travel Clerk II                                                   16.85***</w:t>
      </w:r>
    </w:p>
    <w:p w14:paraId="64D22EB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01533 - Travel Clerk III                                                     18.26</w:t>
      </w:r>
    </w:p>
    <w:p w14:paraId="6E56DFE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01611 - Word Processor I                                                  15.02***</w:t>
      </w:r>
    </w:p>
    <w:p w14:paraId="15D9387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01612 - Word Processor II                                                 16.86***</w:t>
      </w:r>
    </w:p>
    <w:p w14:paraId="49586EC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01613 - Word Processor III                                                   18.86</w:t>
      </w:r>
    </w:p>
    <w:p w14:paraId="609E5C3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05000 - Automotive Service Occupations</w:t>
      </w:r>
    </w:p>
    <w:p w14:paraId="3644DCA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05005 - Automobile Body Repairer, Fiberglass                                 19.14</w:t>
      </w:r>
    </w:p>
    <w:p w14:paraId="0AD3079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05010 - Automotive  Electrician                                              17.97</w:t>
      </w:r>
    </w:p>
    <w:p w14:paraId="5CD6A91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05040 - Automotive Glass Installer                                        16.81***</w:t>
      </w:r>
    </w:p>
    <w:p w14:paraId="32216F2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05070 - Automotive Worker                                                 16.81***</w:t>
      </w:r>
    </w:p>
    <w:p w14:paraId="47B32EC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05110 - Mobile Equipment Servicer                                         14.42***</w:t>
      </w:r>
    </w:p>
    <w:p w14:paraId="40162D7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lastRenderedPageBreak/>
        <w:t xml:space="preserve">  05130 - Motor Equipment Metal Mechanic                                       19.14</w:t>
      </w:r>
    </w:p>
    <w:p w14:paraId="2DDABEF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05160 - Motor Equipment Metal Worker                                      16.81***</w:t>
      </w:r>
    </w:p>
    <w:p w14:paraId="3BDBEA6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05190 - Motor Vehicle Mechanic                                               19.14</w:t>
      </w:r>
    </w:p>
    <w:p w14:paraId="7EBD77B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05220 - Motor Vehicle Mechanic Helper                                     13.20***</w:t>
      </w:r>
    </w:p>
    <w:p w14:paraId="45A6AE0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05250 - Motor Vehicle Upholstery Worker                                   15.64***</w:t>
      </w:r>
    </w:p>
    <w:p w14:paraId="26700B4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05280 - Motor Vehicle Wrecker                                             16.81***</w:t>
      </w:r>
    </w:p>
    <w:p w14:paraId="336C90F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05310 - Painter, Automotive                                                  17.97</w:t>
      </w:r>
    </w:p>
    <w:p w14:paraId="6702DB4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05340 - Radiator Repair Specialist                                        16.81***</w:t>
      </w:r>
    </w:p>
    <w:p w14:paraId="73A21FE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05370 - Tire Repairer                                                     12.98***</w:t>
      </w:r>
    </w:p>
    <w:p w14:paraId="2DAFED1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05400 - Transmission Repair Specialist                                       19.14</w:t>
      </w:r>
    </w:p>
    <w:p w14:paraId="5126658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07000 - Food Preparation And Service Occupations</w:t>
      </w:r>
    </w:p>
    <w:p w14:paraId="49123A1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07010 - Baker                                                             13.43***</w:t>
      </w:r>
    </w:p>
    <w:p w14:paraId="5B4B983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07041 - Cook I                                                            16.18***</w:t>
      </w:r>
    </w:p>
    <w:p w14:paraId="7E1A51B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07042 - Cook II                                                              18.86</w:t>
      </w:r>
    </w:p>
    <w:p w14:paraId="52BE938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07070 - Dishwasher                                                        10.00***</w:t>
      </w:r>
    </w:p>
    <w:p w14:paraId="742D9F9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07130 - Food Service Worker                                               10.57***</w:t>
      </w:r>
    </w:p>
    <w:p w14:paraId="15505AF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07210 - Meat Cutter                                                       13.36***</w:t>
      </w:r>
    </w:p>
    <w:p w14:paraId="46BF94E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07260 - Waiter/Waitress                                                    9.89***</w:t>
      </w:r>
    </w:p>
    <w:p w14:paraId="3EC0E29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09000 - Furniture Maintenance And Repair Occupations</w:t>
      </w:r>
    </w:p>
    <w:p w14:paraId="08C2D32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09010 - Electrostatic Spray Painter                                          19.70</w:t>
      </w:r>
    </w:p>
    <w:p w14:paraId="352ADCB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09040 - Furniture Handler                                                 11.94***</w:t>
      </w:r>
    </w:p>
    <w:p w14:paraId="4861A9F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09080 - Furniture Refinisher                                                 19.70</w:t>
      </w:r>
    </w:p>
    <w:p w14:paraId="65C1B0D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09090 - Furniture Refinisher Helper                                       14.47***</w:t>
      </w:r>
    </w:p>
    <w:p w14:paraId="52A9C84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09110 - Furniture Repairer, Minor                                         17.15***</w:t>
      </w:r>
    </w:p>
    <w:p w14:paraId="5674162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09130 - Upholsterer                                                          19.70</w:t>
      </w:r>
    </w:p>
    <w:p w14:paraId="3E833E1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11000 - General Services And Support Occupations</w:t>
      </w:r>
    </w:p>
    <w:p w14:paraId="4BF1193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11030 - Cleaner, Vehicles                                                 10.49***</w:t>
      </w:r>
    </w:p>
    <w:p w14:paraId="7B60792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11060 - Elevator Operator                                                 10.67***</w:t>
      </w:r>
    </w:p>
    <w:p w14:paraId="3F143C1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11090 - Gardener                                                          16.81***</w:t>
      </w:r>
    </w:p>
    <w:p w14:paraId="0651E1F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11122 - Housekeeping Aide                                                 10.67***</w:t>
      </w:r>
    </w:p>
    <w:p w14:paraId="0E55E57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11150 - Janitor                                                           10.67***</w:t>
      </w:r>
    </w:p>
    <w:p w14:paraId="1050FD4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11210 - Laborer, Grounds Maintenance                                      12.71***</w:t>
      </w:r>
    </w:p>
    <w:p w14:paraId="0E11F1C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11240 - Maid or Houseman                                                  10.59***</w:t>
      </w:r>
    </w:p>
    <w:p w14:paraId="6175165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11260 - Pruner                                                            11.37***</w:t>
      </w:r>
    </w:p>
    <w:p w14:paraId="63E7DB0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11270 - Tractor Operator                                                  15.39***</w:t>
      </w:r>
    </w:p>
    <w:p w14:paraId="50CA954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11330 - Trail Maintenance Worker                                          12.71***</w:t>
      </w:r>
    </w:p>
    <w:p w14:paraId="06CE8B2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11360 - Window Cleaner                                                    11.92***</w:t>
      </w:r>
    </w:p>
    <w:p w14:paraId="3CBE463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12000 - Health Occupations</w:t>
      </w:r>
    </w:p>
    <w:p w14:paraId="6A998CE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12010 - Ambulance Driver                                                     20.86</w:t>
      </w:r>
    </w:p>
    <w:p w14:paraId="1FBEF4E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12011 - Breath Alcohol Technician                                            20.86</w:t>
      </w:r>
    </w:p>
    <w:p w14:paraId="7BC5EED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12012 - Certified Occupational Therapist Assistant                           28.62</w:t>
      </w:r>
    </w:p>
    <w:p w14:paraId="7369E09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12015 - Certified Physical Therapist Assistant                               28.62</w:t>
      </w:r>
    </w:p>
    <w:p w14:paraId="3FDACDC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12020 - Dental Assistant                                                     18.79</w:t>
      </w:r>
    </w:p>
    <w:p w14:paraId="48148CE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12025 - Dental Hygienist                                                     39.73</w:t>
      </w:r>
    </w:p>
    <w:p w14:paraId="576D61D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12030 - EKG Technician                                                       31.60</w:t>
      </w:r>
    </w:p>
    <w:p w14:paraId="1A4E4CB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12035 - Electroneurodiagnostic Technologist                                  31.60</w:t>
      </w:r>
    </w:p>
    <w:p w14:paraId="48E2E93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12040 - Emergency Medical Technician                                         20.86</w:t>
      </w:r>
    </w:p>
    <w:p w14:paraId="441ACFA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12071 - Licensed Practical Nurse I                                           18.65</w:t>
      </w:r>
    </w:p>
    <w:p w14:paraId="539D3B9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12072 - Licensed Practical Nurse II                                          20.86</w:t>
      </w:r>
    </w:p>
    <w:p w14:paraId="52040EB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12073 - Licensed Practical Nurse III                                         23.25</w:t>
      </w:r>
    </w:p>
    <w:p w14:paraId="00B5237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12100 - Medical Assistant                                                 14.50***</w:t>
      </w:r>
    </w:p>
    <w:p w14:paraId="401DC99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12130 - Medical Laboratory Technician                                        18.93</w:t>
      </w:r>
    </w:p>
    <w:p w14:paraId="51CCA03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12160 - Medical Record Clerk                                              14.97***</w:t>
      </w:r>
    </w:p>
    <w:p w14:paraId="322C5AC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12190 - Medical Record Technician                                            17.77</w:t>
      </w:r>
    </w:p>
    <w:p w14:paraId="6AA2EEC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12195 - Medical Transcriptionist                                             18.65</w:t>
      </w:r>
    </w:p>
    <w:p w14:paraId="07AF903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12210 - Nuclear Medicine Technologist                                        45.85</w:t>
      </w:r>
    </w:p>
    <w:p w14:paraId="753BE60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12221 - Nursing Assistant I                                               12.91***</w:t>
      </w:r>
    </w:p>
    <w:p w14:paraId="15F514F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12222 - Nursing Assistant II                                              14.52***</w:t>
      </w:r>
    </w:p>
    <w:p w14:paraId="7631B04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12223 - Nursing Assistant III                                             15.85***</w:t>
      </w:r>
    </w:p>
    <w:p w14:paraId="6B44734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12224 - Nursing Assistant IV                                                 17.79</w:t>
      </w:r>
    </w:p>
    <w:p w14:paraId="3C0647F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12235 - Optical Dispenser                                                    20.86</w:t>
      </w:r>
    </w:p>
    <w:p w14:paraId="580400A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12236 - Optical Technician                                                   18.65</w:t>
      </w:r>
    </w:p>
    <w:p w14:paraId="2C9B22A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12250 - Pharmacy Technician                                               15.49***</w:t>
      </w:r>
    </w:p>
    <w:p w14:paraId="568C20E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lastRenderedPageBreak/>
        <w:t xml:space="preserve">  12280 - Phlebotomist                                                         18.65</w:t>
      </w:r>
    </w:p>
    <w:p w14:paraId="58D804E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12305 - Radiologic Technologist                                              31.60</w:t>
      </w:r>
    </w:p>
    <w:p w14:paraId="724105D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12311 - Registered Nurse I                                                   25.85</w:t>
      </w:r>
    </w:p>
    <w:p w14:paraId="4389962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12312 - Registered Nurse II                                                  31.60</w:t>
      </w:r>
    </w:p>
    <w:p w14:paraId="1051D44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12313 - Registered Nurse II, Specialist                                      31.60</w:t>
      </w:r>
    </w:p>
    <w:p w14:paraId="2E4A2CB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12314 - Registered Nurse III                                                 38.24</w:t>
      </w:r>
    </w:p>
    <w:p w14:paraId="6EA16E4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12315 - Registered Nurse III, Anesthetist                                    38.24</w:t>
      </w:r>
    </w:p>
    <w:p w14:paraId="4210437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12316 - Registered Nurse IV                                                  45.85</w:t>
      </w:r>
    </w:p>
    <w:p w14:paraId="04F892A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12317 - Scheduler (Drug and Alcohol Testing)                                 25.85</w:t>
      </w:r>
    </w:p>
    <w:p w14:paraId="4F1FF95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12320 - Substance Abuse Treatment Counselor                                  25.85</w:t>
      </w:r>
    </w:p>
    <w:p w14:paraId="18AE9B6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13000 - Information And Arts Occupations</w:t>
      </w:r>
    </w:p>
    <w:p w14:paraId="7D8BF1B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13011 - Exhibits Specialist I                                                21.42</w:t>
      </w:r>
    </w:p>
    <w:p w14:paraId="7CC3ED2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13012 - Exhibits Specialist II                                               26.53</w:t>
      </w:r>
    </w:p>
    <w:p w14:paraId="036D4FD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13013 - Exhibits Specialist III                                              32.45</w:t>
      </w:r>
    </w:p>
    <w:p w14:paraId="139C321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13041 - Illustrator I                                                        21.42</w:t>
      </w:r>
    </w:p>
    <w:p w14:paraId="6A3A471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13042 - Illustrator II                                                       26.53</w:t>
      </w:r>
    </w:p>
    <w:p w14:paraId="58C51F2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13043 - Illustrator III                                                      32.45</w:t>
      </w:r>
    </w:p>
    <w:p w14:paraId="1D4A16E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13047 - Librarian                                                            29.38</w:t>
      </w:r>
    </w:p>
    <w:p w14:paraId="3E5D8B0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13050 - Library Aide/Clerk                                                17.05***</w:t>
      </w:r>
    </w:p>
    <w:p w14:paraId="25ABC06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13054 - Library Information Technology Systems                               26.53</w:t>
      </w:r>
    </w:p>
    <w:p w14:paraId="4901B52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Administrator                                          </w:t>
      </w:r>
    </w:p>
    <w:p w14:paraId="618F11F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13058 - Library Technician                                                   18.11</w:t>
      </w:r>
    </w:p>
    <w:p w14:paraId="48B16CE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13061 - Media Specialist I                                                   19.15</w:t>
      </w:r>
    </w:p>
    <w:p w14:paraId="59AAAB0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13062 - Media Specialist II                                                  21.42</w:t>
      </w:r>
    </w:p>
    <w:p w14:paraId="0370541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13063 - Media Specialist III                                                 23.87</w:t>
      </w:r>
    </w:p>
    <w:p w14:paraId="07558A7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13071 - Photographer I                                                       19.15</w:t>
      </w:r>
    </w:p>
    <w:p w14:paraId="77AE720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13072 - Photographer II                                                      21.42</w:t>
      </w:r>
    </w:p>
    <w:p w14:paraId="7A58DB6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13073 - Photographer III                                                     26.53</w:t>
      </w:r>
    </w:p>
    <w:p w14:paraId="3DE67B4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13074 - Photographer IV                                                      32.45</w:t>
      </w:r>
    </w:p>
    <w:p w14:paraId="4E15144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13075 - Photographer V                                                       39.27</w:t>
      </w:r>
    </w:p>
    <w:p w14:paraId="19B904A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13090 - Technical Order Library Clerk                                        21.42</w:t>
      </w:r>
    </w:p>
    <w:p w14:paraId="69F427F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13110 - Video Teleconference Technician                                      19.15</w:t>
      </w:r>
    </w:p>
    <w:p w14:paraId="56AF5DB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14000 - Information Technology Occupations</w:t>
      </w:r>
    </w:p>
    <w:p w14:paraId="20AB2DE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14041 - Computer Operator I                                               15.71***</w:t>
      </w:r>
    </w:p>
    <w:p w14:paraId="620C59B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14042 - Computer Operator II                                              17.22***</w:t>
      </w:r>
    </w:p>
    <w:p w14:paraId="0ED9E1A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14043 - Computer Operator III                                                19.19</w:t>
      </w:r>
    </w:p>
    <w:p w14:paraId="57B26AE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14044 - Computer Operator IV                                                 21.33</w:t>
      </w:r>
    </w:p>
    <w:p w14:paraId="72BD0D3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14045 - Computer Operator V                                                  23.62</w:t>
      </w:r>
    </w:p>
    <w:p w14:paraId="59AFFDB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14071 - Computer Programmer I                          (see 1)            15.73***</w:t>
      </w:r>
    </w:p>
    <w:p w14:paraId="4FA6666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14072 - Computer Programmer II                         (see 1)               19.50</w:t>
      </w:r>
    </w:p>
    <w:p w14:paraId="3DB4158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14073 - Computer Programmer III                        (see 1)               23.84</w:t>
      </w:r>
    </w:p>
    <w:p w14:paraId="40A9A84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14074 - Computer Programmer IV                         (see 1)                    </w:t>
      </w:r>
    </w:p>
    <w:p w14:paraId="47AA021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14101 - Computer Systems Analyst I                     (see 1)               24.23</w:t>
      </w:r>
    </w:p>
    <w:p w14:paraId="601EF2B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14102 - Computer Systems Analyst II                    (see 1)                    </w:t>
      </w:r>
    </w:p>
    <w:p w14:paraId="1E521F7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14103 - Computer Systems Analyst III                   (see 1)                    </w:t>
      </w:r>
    </w:p>
    <w:p w14:paraId="4F8DC88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14150 - Peripheral Equipment Operator                                     15.71***</w:t>
      </w:r>
    </w:p>
    <w:p w14:paraId="0D53F5D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14160 - Personal Computer Support Technician                                 21.33</w:t>
      </w:r>
    </w:p>
    <w:p w14:paraId="690BBF9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14170 - System Support Specialist                                            21.24</w:t>
      </w:r>
    </w:p>
    <w:p w14:paraId="02C175A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15000 - Instructional Occupations</w:t>
      </w:r>
    </w:p>
    <w:p w14:paraId="52CA1AF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15010 - Aircrew Training Devices Instructor (Non-Rated)                      24.23</w:t>
      </w:r>
    </w:p>
    <w:p w14:paraId="2E797D8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15020 - Aircrew Training Devices Instructor (Rated)                          29.32</w:t>
      </w:r>
    </w:p>
    <w:p w14:paraId="05D08D7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15030 - Air Crew Training Devices Instructor (Pilot)                         34.91</w:t>
      </w:r>
    </w:p>
    <w:p w14:paraId="2CCED7C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15050 - Computer Based Training Specialist / Instructor                      24.23</w:t>
      </w:r>
    </w:p>
    <w:p w14:paraId="1638E22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15060 - Educational Technologist                                             31.17</w:t>
      </w:r>
    </w:p>
    <w:p w14:paraId="1F49E65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15070 - Flight Instructor (Pilot)                                            34.91</w:t>
      </w:r>
    </w:p>
    <w:p w14:paraId="7116531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15080 - Graphic Artist                                                       20.47</w:t>
      </w:r>
    </w:p>
    <w:p w14:paraId="007EC87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15085 - Maintenance Test Pilot, Fixed, Jet/Prop                              34.91</w:t>
      </w:r>
    </w:p>
    <w:p w14:paraId="1ADD43B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15086 - Maintenance Test Pilot, Rotary Wing                                  34.91</w:t>
      </w:r>
    </w:p>
    <w:p w14:paraId="357C809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15088 - Non-Maintenance Test/Co-Pilot                                        34.91</w:t>
      </w:r>
    </w:p>
    <w:p w14:paraId="045D87B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15090 - Technical Instructor                                              17.67***</w:t>
      </w:r>
    </w:p>
    <w:p w14:paraId="132C66D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15095 - Technical Instructor/Course Developer                                23.78</w:t>
      </w:r>
    </w:p>
    <w:p w14:paraId="2971835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15110 - Test Proctor                                                      15.70***</w:t>
      </w:r>
    </w:p>
    <w:p w14:paraId="02C8A6E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15120 - Tutor                                                             15.70***</w:t>
      </w:r>
    </w:p>
    <w:p w14:paraId="66B6CC6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lastRenderedPageBreak/>
        <w:t>16000 - Laundry, Dry-Cleaning, Pressing And Related Occupations</w:t>
      </w:r>
    </w:p>
    <w:p w14:paraId="0DCC238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16010 - Assembler                                                         11.60***</w:t>
      </w:r>
    </w:p>
    <w:p w14:paraId="6B7C8F1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16030 - Counter Attendant                                                 11.60***</w:t>
      </w:r>
    </w:p>
    <w:p w14:paraId="24897DE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16040 - Dry Cleaner                                                       13.23***</w:t>
      </w:r>
    </w:p>
    <w:p w14:paraId="49AF009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16070 - Finisher, Flatwork, Machine                                       11.60***</w:t>
      </w:r>
    </w:p>
    <w:p w14:paraId="59B5C71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16090 - Presser, Hand                                                     11.60***</w:t>
      </w:r>
    </w:p>
    <w:p w14:paraId="2DA3A65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16110 - Presser, Machine, Drycleaning                                     11.60***</w:t>
      </w:r>
    </w:p>
    <w:p w14:paraId="7A30D0B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16130 - Presser, Machine, Shirts                                          11.60***</w:t>
      </w:r>
    </w:p>
    <w:p w14:paraId="3DC3BB0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16160 - Presser, Machine, Wearing Apparel, Laundry                        11.60***</w:t>
      </w:r>
    </w:p>
    <w:p w14:paraId="18EB889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16190 - Sewing Machine Operator                                           13.79***</w:t>
      </w:r>
    </w:p>
    <w:p w14:paraId="1EE4ACE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16220 - Tailor                                                            14.34***</w:t>
      </w:r>
    </w:p>
    <w:p w14:paraId="45CADB4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16250 - Washer, Machine                                                   12.14***</w:t>
      </w:r>
    </w:p>
    <w:p w14:paraId="124B5B8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19000 - Machine Tool Operation And Repair Occupations</w:t>
      </w:r>
    </w:p>
    <w:p w14:paraId="70034C5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19010 - Machine-Tool Operator (Tool Room)                                    19.70</w:t>
      </w:r>
    </w:p>
    <w:p w14:paraId="4994A0F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19040 - Tool And Die Maker                                                   24.77</w:t>
      </w:r>
    </w:p>
    <w:p w14:paraId="65EEF06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21000 - Materials Handling And Packing Occupations</w:t>
      </w:r>
    </w:p>
    <w:p w14:paraId="1A8A6C4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21020 - Forklift Operator                                                 15.87***</w:t>
      </w:r>
    </w:p>
    <w:p w14:paraId="4B67A73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21030 - Material Coordinator                                                 25.27</w:t>
      </w:r>
    </w:p>
    <w:p w14:paraId="6287E71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21040 - Material Expediter                                                   25.27</w:t>
      </w:r>
    </w:p>
    <w:p w14:paraId="12BA2B7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21050 - Material Handling Laborer                                         13.83***</w:t>
      </w:r>
    </w:p>
    <w:p w14:paraId="0B22253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21071 - Order Filler                                                      10.67***</w:t>
      </w:r>
    </w:p>
    <w:p w14:paraId="37FB40B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21080 - Production Line Worker (Food Processing)                          15.87***</w:t>
      </w:r>
    </w:p>
    <w:p w14:paraId="3CEDB49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21110 - Shipping Packer                                                   17.12***</w:t>
      </w:r>
    </w:p>
    <w:p w14:paraId="0636137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21130 - Shipping/Receiving Clerk                                          17.12***</w:t>
      </w:r>
    </w:p>
    <w:p w14:paraId="6394C94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21140 - Store Worker I                                                    17.46***</w:t>
      </w:r>
    </w:p>
    <w:p w14:paraId="5DFB03A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21150 - Stock Clerk                                                          24.56</w:t>
      </w:r>
    </w:p>
    <w:p w14:paraId="01C833D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21210 - Tools And Parts Attendant                                         15.87***</w:t>
      </w:r>
    </w:p>
    <w:p w14:paraId="7878FFC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21410 - Warehouse Specialist                                              15.87***</w:t>
      </w:r>
    </w:p>
    <w:p w14:paraId="54F9D5E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23000 - Mechanics And Maintenance And Repair Occupations</w:t>
      </w:r>
    </w:p>
    <w:p w14:paraId="0F90EB7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23010 - Aerospace Structural Welder                                          25.04</w:t>
      </w:r>
    </w:p>
    <w:p w14:paraId="45A5420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23019 - Aircraft Logs and Records Technician                                 19.47</w:t>
      </w:r>
    </w:p>
    <w:p w14:paraId="6FE35A5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23021 - Aircraft Mechanic I                                                  23.84</w:t>
      </w:r>
    </w:p>
    <w:p w14:paraId="000E8EB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23022 - Aircraft Mechanic II                                                 25.04</w:t>
      </w:r>
    </w:p>
    <w:p w14:paraId="498679F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23023 - Aircraft Mechanic III                                                26.30</w:t>
      </w:r>
    </w:p>
    <w:p w14:paraId="4701F75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23040 - Aircraft Mechanic Helper                                          16.58***</w:t>
      </w:r>
    </w:p>
    <w:p w14:paraId="317B6AD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23050 - Aircraft, Painter                                                    22.39</w:t>
      </w:r>
    </w:p>
    <w:p w14:paraId="66BEEC4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23060 - Aircraft Servicer                                                    19.47</w:t>
      </w:r>
    </w:p>
    <w:p w14:paraId="457B841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23070 - Aircraft Survival Flight Equipment Technician                        22.39</w:t>
      </w:r>
    </w:p>
    <w:p w14:paraId="2E880CF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23080 - Aircraft Worker                                                      21.03</w:t>
      </w:r>
    </w:p>
    <w:p w14:paraId="34668E6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23091 - Aircrew Life Support Equipment (ALSE) Mechanic                       21.03</w:t>
      </w:r>
    </w:p>
    <w:p w14:paraId="5D71555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I                                                      </w:t>
      </w:r>
    </w:p>
    <w:p w14:paraId="5FE2C6B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23092 - Aircrew Life Support Equipment (ALSE) Mechanic                       23.84</w:t>
      </w:r>
    </w:p>
    <w:p w14:paraId="19EF10F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II                                                     </w:t>
      </w:r>
    </w:p>
    <w:p w14:paraId="036B629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23110 - Appliance Mechanic                                                   19.70</w:t>
      </w:r>
    </w:p>
    <w:p w14:paraId="49B2534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23120 - Bicycle Repairer                                                  15.81***</w:t>
      </w:r>
    </w:p>
    <w:p w14:paraId="5930F65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23125 - Cable Splicer                                                        24.19</w:t>
      </w:r>
    </w:p>
    <w:p w14:paraId="4667995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23130 - Carpenter, Maintenance                                            17.58***</w:t>
      </w:r>
    </w:p>
    <w:p w14:paraId="0F724C6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23140 - Carpet Layer                                                         18.43</w:t>
      </w:r>
    </w:p>
    <w:p w14:paraId="2EE94B2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23160 - Electrician, Maintenance                                             20.04</w:t>
      </w:r>
    </w:p>
    <w:p w14:paraId="46F410A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23181 - Electronics Technician Maintenance I                                 18.43</w:t>
      </w:r>
    </w:p>
    <w:p w14:paraId="1C306E9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23182 - Electronics Technician Maintenance II                                19.70</w:t>
      </w:r>
    </w:p>
    <w:p w14:paraId="090FD4C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23183 - Electronics Technician Maintenance III                               20.98</w:t>
      </w:r>
    </w:p>
    <w:p w14:paraId="3F63818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23260 - Fabric Worker                                                     17.15***</w:t>
      </w:r>
    </w:p>
    <w:p w14:paraId="676E108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23290 - Fire Alarm System Mechanic                                        17.12***</w:t>
      </w:r>
    </w:p>
    <w:p w14:paraId="047E0DF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23310 - Fire Extinguisher Repairer                                        15.81***</w:t>
      </w:r>
    </w:p>
    <w:p w14:paraId="72EAE2F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23311 - Fuel Distribution System Mechanic                                    20.98</w:t>
      </w:r>
    </w:p>
    <w:p w14:paraId="38132CC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23312 - Fuel Distribution System Operator                                 15.81***</w:t>
      </w:r>
    </w:p>
    <w:p w14:paraId="52AA782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23370 - General Maintenance Worker                                        14.03***</w:t>
      </w:r>
    </w:p>
    <w:p w14:paraId="70CF8B0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23380 - Ground Support Equipment Mechanic                                    23.84</w:t>
      </w:r>
    </w:p>
    <w:p w14:paraId="6514EA0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23381 - Ground Support Equipment Servicer                                    19.47</w:t>
      </w:r>
    </w:p>
    <w:p w14:paraId="6E63C73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23382 - Ground Support Equipment Worker                                      21.03</w:t>
      </w:r>
    </w:p>
    <w:p w14:paraId="04DE88A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23391 - Gunsmith I                                                        15.81***</w:t>
      </w:r>
    </w:p>
    <w:p w14:paraId="682D82A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23392 - Gunsmith II                                                          18.43</w:t>
      </w:r>
    </w:p>
    <w:p w14:paraId="34FA108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lastRenderedPageBreak/>
        <w:t xml:space="preserve">  23393 - Gunsmith III                                                         20.98</w:t>
      </w:r>
    </w:p>
    <w:p w14:paraId="7859701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23410 - Heating, Ventilation And Air-Conditioning                            20.22</w:t>
      </w:r>
    </w:p>
    <w:p w14:paraId="1A2E537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Mechanic                                               </w:t>
      </w:r>
    </w:p>
    <w:p w14:paraId="7E45A52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23411 - Heating, Ventilation And Air Contidioning                            21.51</w:t>
      </w:r>
    </w:p>
    <w:p w14:paraId="50DE5CC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Mechanic (Research Facility)                           </w:t>
      </w:r>
    </w:p>
    <w:p w14:paraId="7D9934F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23430 - Heavy Equipment Mechanic                                             20.66</w:t>
      </w:r>
    </w:p>
    <w:p w14:paraId="79912A2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23440 - Heavy Equipment Operator                                             18.87</w:t>
      </w:r>
    </w:p>
    <w:p w14:paraId="510A753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23460 - Instrument Mechanic                                                  20.98</w:t>
      </w:r>
    </w:p>
    <w:p w14:paraId="19401D4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23465 - Laboratory/Shelter Mechanic                                          19.70</w:t>
      </w:r>
    </w:p>
    <w:p w14:paraId="4BB09D5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23470 - Laborer                                                           13.83***</w:t>
      </w:r>
    </w:p>
    <w:p w14:paraId="518FE27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23510 - Locksmith                                                            19.70</w:t>
      </w:r>
    </w:p>
    <w:p w14:paraId="17EF2E3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23530 - Machinery Maintenance Mechanic                                       26.47</w:t>
      </w:r>
    </w:p>
    <w:p w14:paraId="4DCBF48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23550 - Machinist, Maintenance                                               20.98</w:t>
      </w:r>
    </w:p>
    <w:p w14:paraId="2470BA0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23580 - Maintenance Trades Helper                                         11.87***</w:t>
      </w:r>
    </w:p>
    <w:p w14:paraId="139CA5D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23591 - Metrology Technician I                                               20.98</w:t>
      </w:r>
    </w:p>
    <w:p w14:paraId="7B92C4A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23592 - Metrology Technician II                                              22.31</w:t>
      </w:r>
    </w:p>
    <w:p w14:paraId="48901B0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23593 - Metrology Technician III                                             23.62</w:t>
      </w:r>
    </w:p>
    <w:p w14:paraId="5B6ACBD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23640 - Millwright                                                           20.98</w:t>
      </w:r>
    </w:p>
    <w:p w14:paraId="2B19E1B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23710 - Office Appliance Repairer                                            19.46</w:t>
      </w:r>
    </w:p>
    <w:p w14:paraId="1AF4628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23760 - Painter, Maintenance                                                 18.74</w:t>
      </w:r>
    </w:p>
    <w:p w14:paraId="2C7487F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23790 - Pipefitter, Maintenance                                              19.96</w:t>
      </w:r>
    </w:p>
    <w:p w14:paraId="0D9208E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23810 - Plumber, Maintenance                                                 18.75</w:t>
      </w:r>
    </w:p>
    <w:p w14:paraId="366C091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23820 - Pneudraulic Systems Mechanic                                         20.98</w:t>
      </w:r>
    </w:p>
    <w:p w14:paraId="69A49CC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23850 - Rigger                                                               20.98</w:t>
      </w:r>
    </w:p>
    <w:p w14:paraId="6B1F62B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23870 - Scale Mechanic                                                       18.43</w:t>
      </w:r>
    </w:p>
    <w:p w14:paraId="2E1A2FC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23890 - Sheet-Metal Worker, Maintenance                                      20.80</w:t>
      </w:r>
    </w:p>
    <w:p w14:paraId="3DA82C3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23910 - Small Engine Mechanic                                                18.43</w:t>
      </w:r>
    </w:p>
    <w:p w14:paraId="77B590B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23931 - Telecommunications Mechanic I                                        20.98</w:t>
      </w:r>
    </w:p>
    <w:p w14:paraId="0B7DF96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23932 - Telecommunications Mechanic II                                       22.31</w:t>
      </w:r>
    </w:p>
    <w:p w14:paraId="7AD4AE9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23950 - Telephone Lineman                                                    22.68</w:t>
      </w:r>
    </w:p>
    <w:p w14:paraId="4C39D09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23960 - Welder, Combination, Maintenance                                     19.96</w:t>
      </w:r>
    </w:p>
    <w:p w14:paraId="6103D12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23965 - Well Driller                                                         21.13</w:t>
      </w:r>
    </w:p>
    <w:p w14:paraId="6A7B83A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23970 - Woodcraft Worker                                                     20.98</w:t>
      </w:r>
    </w:p>
    <w:p w14:paraId="1F76B09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23980 - Woodworker                                                        15.81***</w:t>
      </w:r>
    </w:p>
    <w:p w14:paraId="2761E55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24000 - Personal Needs Occupations</w:t>
      </w:r>
    </w:p>
    <w:p w14:paraId="71A88CA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24550 - Case Manager                                                      16.09***</w:t>
      </w:r>
    </w:p>
    <w:p w14:paraId="6A27DBA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24570 - Child Care Attendant                                              10.27***</w:t>
      </w:r>
    </w:p>
    <w:p w14:paraId="16223D2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24580 - Child Care Center Clerk                                           13.25***</w:t>
      </w:r>
    </w:p>
    <w:p w14:paraId="3A90F6C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24610 - Chore Aide                                                        15.47***</w:t>
      </w:r>
    </w:p>
    <w:p w14:paraId="66591D6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24620 - Family Readiness And Support Services                             16.09***</w:t>
      </w:r>
    </w:p>
    <w:p w14:paraId="03CA70E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Coordinator                                            </w:t>
      </w:r>
    </w:p>
    <w:p w14:paraId="08594DD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24630 - Homemaker                                                         16.12***</w:t>
      </w:r>
    </w:p>
    <w:p w14:paraId="650D073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25000 - Plant And System Operations Occupations</w:t>
      </w:r>
    </w:p>
    <w:p w14:paraId="3FDB242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25010 - Boiler Tender                                                        22.79</w:t>
      </w:r>
    </w:p>
    <w:p w14:paraId="550684B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25040 - Sewage Plant Operator                                                22.89</w:t>
      </w:r>
    </w:p>
    <w:p w14:paraId="761F5D0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25070 - Stationary Engineer                                                  22.79</w:t>
      </w:r>
    </w:p>
    <w:p w14:paraId="2C4137A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25190 - Ventilation Equipment Tender                                      15.72***</w:t>
      </w:r>
    </w:p>
    <w:p w14:paraId="5D01C92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25210 - Water Treatment Plant Operator                                       22.89</w:t>
      </w:r>
    </w:p>
    <w:p w14:paraId="288FC1A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27000 - Protective Service Occupations</w:t>
      </w:r>
    </w:p>
    <w:p w14:paraId="2E05ED2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27004 - Alarm Monitor                                                     11.89***</w:t>
      </w:r>
    </w:p>
    <w:p w14:paraId="3466D85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27007 - Baggage Inspector                                                 10.63***</w:t>
      </w:r>
    </w:p>
    <w:p w14:paraId="6885604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27008 - Corrections Officer                                               14.59***</w:t>
      </w:r>
    </w:p>
    <w:p w14:paraId="5FCBA79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27010 - Court Security Officer                                            14.59***</w:t>
      </w:r>
    </w:p>
    <w:p w14:paraId="22E901E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27030 - Detection Dog Handler                                             11.89***</w:t>
      </w:r>
    </w:p>
    <w:p w14:paraId="5FF9ED2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27040 - Detention Officer                                                 14.59***</w:t>
      </w:r>
    </w:p>
    <w:p w14:paraId="120BD7E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27070 - Firefighter                                                       14.59***</w:t>
      </w:r>
    </w:p>
    <w:p w14:paraId="6B66472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27101 - Guard I                                                           10.63***</w:t>
      </w:r>
    </w:p>
    <w:p w14:paraId="4DC490A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27102 - Guard II                                                          11.89***</w:t>
      </w:r>
    </w:p>
    <w:p w14:paraId="08EDA59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27131 - Police Officer I                                                  14.59***</w:t>
      </w:r>
    </w:p>
    <w:p w14:paraId="1FF66CA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27132 - Police Officer II                                                 16.21***</w:t>
      </w:r>
    </w:p>
    <w:p w14:paraId="4BB3BBA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28000 - Recreation Occupations</w:t>
      </w:r>
    </w:p>
    <w:p w14:paraId="4932E63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28041 - Carnival Equipment Operator                                       13.68***</w:t>
      </w:r>
    </w:p>
    <w:p w14:paraId="40B678B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28042 - Carnival Equipment Repairer                                       14.95***</w:t>
      </w:r>
    </w:p>
    <w:p w14:paraId="3341C8D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lastRenderedPageBreak/>
        <w:t xml:space="preserve">  28043 - Carnival Worker                                                   10.11***</w:t>
      </w:r>
    </w:p>
    <w:p w14:paraId="7DC1C69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28210 - Gate Attendant/Gate Tender                                        14.50***</w:t>
      </w:r>
    </w:p>
    <w:p w14:paraId="0DEBEEA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28310 - Lifeguard                                                         11.60***</w:t>
      </w:r>
    </w:p>
    <w:p w14:paraId="2F2EB92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28350 - Park Attendant (Aide)                                             16.21***</w:t>
      </w:r>
    </w:p>
    <w:p w14:paraId="2E821A7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28510 - Recreation Aide/Health Facility Attendant                         13.02***</w:t>
      </w:r>
    </w:p>
    <w:p w14:paraId="503ED08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28515 - Recreation Specialist                                                20.09</w:t>
      </w:r>
    </w:p>
    <w:p w14:paraId="14D3925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28630 - Sports Official                                                   12.91***</w:t>
      </w:r>
    </w:p>
    <w:p w14:paraId="13A189F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28690 - Swimming Pool Operator                                            17.71***</w:t>
      </w:r>
    </w:p>
    <w:p w14:paraId="3735ABD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29000 - Stevedoring/Longshoremen Occupational Services</w:t>
      </w:r>
    </w:p>
    <w:p w14:paraId="210DD69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29010 - Blocker And Bracer                                                   28.62</w:t>
      </w:r>
    </w:p>
    <w:p w14:paraId="2AEDE18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29020 - Hatch Tender                                                         28.62</w:t>
      </w:r>
    </w:p>
    <w:p w14:paraId="02F2CCB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29030 - Line Handler                                                         28.62</w:t>
      </w:r>
    </w:p>
    <w:p w14:paraId="37A56BC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29041 - Stevedore I                                                          26.63</w:t>
      </w:r>
    </w:p>
    <w:p w14:paraId="60250B4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29042 - Stevedore II                                                         30.60</w:t>
      </w:r>
    </w:p>
    <w:p w14:paraId="082DE2E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30000 - Technical Occupations</w:t>
      </w:r>
    </w:p>
    <w:p w14:paraId="6365ADE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30010 - Air Traffic Control Specialist, Center (HFO)   (see 2)               46.07</w:t>
      </w:r>
    </w:p>
    <w:p w14:paraId="4ECD3A6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30011 - Air Traffic Control Specialist, Station (HFO)  (see 2)               31.77</w:t>
      </w:r>
    </w:p>
    <w:p w14:paraId="32475AB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30012 - Air Traffic Control Specialist, Terminal (HFO) (see 2)               34.99</w:t>
      </w:r>
    </w:p>
    <w:p w14:paraId="766EEBC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30021 - Archeological Technician I                                           18.41</w:t>
      </w:r>
    </w:p>
    <w:p w14:paraId="185802F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30022 - Archeological Technician II                                          20.59</w:t>
      </w:r>
    </w:p>
    <w:p w14:paraId="0376974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30023 - Archeological Technician III                                         25.51</w:t>
      </w:r>
    </w:p>
    <w:p w14:paraId="77960E3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30030 - Cartographic Technician                                              25.51</w:t>
      </w:r>
    </w:p>
    <w:p w14:paraId="52ACB0F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30040 - Civil Engineering Technician                                         25.51</w:t>
      </w:r>
    </w:p>
    <w:p w14:paraId="460D00B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30051 - Cryogenic Technician I                                               28.25</w:t>
      </w:r>
    </w:p>
    <w:p w14:paraId="7BE14D4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30052 - Cryogenic Technician II                                              31.21</w:t>
      </w:r>
    </w:p>
    <w:p w14:paraId="0D5EDD7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30061 - Drafter/CAD Operator I                                               18.41</w:t>
      </w:r>
    </w:p>
    <w:p w14:paraId="0B61C52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30062 - Drafter/CAD Operator II                                              20.59</w:t>
      </w:r>
    </w:p>
    <w:p w14:paraId="40D5ADE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30063 - Drafter/CAD Operator III                                             22.96</w:t>
      </w:r>
    </w:p>
    <w:p w14:paraId="607E5CD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30064 - Drafter/CAD Operator IV                                              28.25</w:t>
      </w:r>
    </w:p>
    <w:p w14:paraId="6ABCE56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30081 - Engineering Technician I                                          17.32***</w:t>
      </w:r>
    </w:p>
    <w:p w14:paraId="6BBA2BF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30082 - Engineering Technician II                                            19.44</w:t>
      </w:r>
    </w:p>
    <w:p w14:paraId="603654E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30083 - Engineering Technician III                                           21.74</w:t>
      </w:r>
    </w:p>
    <w:p w14:paraId="1F63698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30084 - Engineering Technician IV                                            26.94</w:t>
      </w:r>
    </w:p>
    <w:p w14:paraId="43D30F9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30085 - Engineering Technician V                                             32.95</w:t>
      </w:r>
    </w:p>
    <w:p w14:paraId="130A079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30086 - Engineering Technician VI                                            39.86</w:t>
      </w:r>
    </w:p>
    <w:p w14:paraId="02D32A9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30090 - Environmental Technician                                             25.51</w:t>
      </w:r>
    </w:p>
    <w:p w14:paraId="7A15B5C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30095 - Evidence Control Specialist                                          25.51</w:t>
      </w:r>
    </w:p>
    <w:p w14:paraId="2DEC563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30210 - Laboratory Technician                                                22.96</w:t>
      </w:r>
    </w:p>
    <w:p w14:paraId="5EB527C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30221 - Latent Fingerprint Technician I                                      28.25</w:t>
      </w:r>
    </w:p>
    <w:p w14:paraId="66C38096"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30222 - Latent Fingerprint Technician II                                     31.21</w:t>
      </w:r>
    </w:p>
    <w:p w14:paraId="7528FA6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30240 - Mathematical Technician                                              25.51</w:t>
      </w:r>
    </w:p>
    <w:p w14:paraId="401AD0D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30361 - Paralegal/Legal Assistant I                                          21.15</w:t>
      </w:r>
    </w:p>
    <w:p w14:paraId="5FCB253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30362 - Paralegal/Legal Assistant II                                         26.20</w:t>
      </w:r>
    </w:p>
    <w:p w14:paraId="0F5FB00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30363 - Paralegal/Legal Assistant III                                        32.04</w:t>
      </w:r>
    </w:p>
    <w:p w14:paraId="64F00E5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30364 - Paralegal/Legal Assistant IV                                         38.76</w:t>
      </w:r>
    </w:p>
    <w:p w14:paraId="6862589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30375 - Petroleum Supply Specialist                                          31.21</w:t>
      </w:r>
    </w:p>
    <w:p w14:paraId="1FECD1C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30390 - Photo-Optics Technician                                              25.51</w:t>
      </w:r>
    </w:p>
    <w:p w14:paraId="5B377E2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30395 - Radiation Control Technician                                         31.21</w:t>
      </w:r>
    </w:p>
    <w:p w14:paraId="7AEE877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30461 - Technical Writer I                                                   25.51</w:t>
      </w:r>
    </w:p>
    <w:p w14:paraId="2BD0958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30462 - Technical Writer II                                                  31.21</w:t>
      </w:r>
    </w:p>
    <w:p w14:paraId="7C057B6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30463 - Technical Writer III                                                 37.75</w:t>
      </w:r>
    </w:p>
    <w:p w14:paraId="795C78C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30491 - Unexploded Ordnance (UXO) Technician I                               29.28</w:t>
      </w:r>
    </w:p>
    <w:p w14:paraId="6B919001"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30492 - Unexploded Ordnance (UXO) Technician II                              35.43</w:t>
      </w:r>
    </w:p>
    <w:p w14:paraId="4A4E54F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30493 - Unexploded Ordnance (UXO) Technician III                             42.46</w:t>
      </w:r>
    </w:p>
    <w:p w14:paraId="3A1FA45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30494 - Unexploded (UXO) Safety Escort                                       29.28</w:t>
      </w:r>
    </w:p>
    <w:p w14:paraId="6AF1429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30495 - Unexploded (UXO) Sweep Personnel                                     29.28</w:t>
      </w:r>
    </w:p>
    <w:p w14:paraId="4493E37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30501 - Weather Forecaster I                                                 28.25</w:t>
      </w:r>
    </w:p>
    <w:p w14:paraId="788ADD0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30502 - Weather Forecaster II                                                34.36</w:t>
      </w:r>
    </w:p>
    <w:p w14:paraId="024ED66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30620 - Weather Observer, Combined Upper Air Or        (see 2)               22.96</w:t>
      </w:r>
    </w:p>
    <w:p w14:paraId="2583D40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Surface Programs                                       </w:t>
      </w:r>
    </w:p>
    <w:p w14:paraId="4D69191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30621 - Weather Observer, Senior                       (see 2)               25.51</w:t>
      </w:r>
    </w:p>
    <w:p w14:paraId="53F5237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31000 - Transportation/Mobile Equipment Operation Occupations</w:t>
      </w:r>
    </w:p>
    <w:p w14:paraId="7E5F1D7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31010 - Airplane Pilot                                                       35.43</w:t>
      </w:r>
    </w:p>
    <w:p w14:paraId="21FB55A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lastRenderedPageBreak/>
        <w:t xml:space="preserve">  31020 - Bus Aide                                                           8.97***</w:t>
      </w:r>
    </w:p>
    <w:p w14:paraId="42108F8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31030 - Bus Driver                                                        12.75***</w:t>
      </w:r>
    </w:p>
    <w:p w14:paraId="105DFA1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31043 - Driver Courier                                                    10.53***</w:t>
      </w:r>
    </w:p>
    <w:p w14:paraId="004F2C7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31260 - Parking and Lot Attendant                                          9.91***</w:t>
      </w:r>
    </w:p>
    <w:p w14:paraId="786A170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31290 - Shuttle Bus Driver                                                12.48***</w:t>
      </w:r>
    </w:p>
    <w:p w14:paraId="1902C8D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31310 - Taxi Driver                                                       11.41***</w:t>
      </w:r>
    </w:p>
    <w:p w14:paraId="1AE042E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31361 - Truckdriver, Light                                                11.50***</w:t>
      </w:r>
    </w:p>
    <w:p w14:paraId="2873DE2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31362 - Truckdriver, Medium                                               12.48***</w:t>
      </w:r>
    </w:p>
    <w:p w14:paraId="001F560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31363 - Truckdriver, Heavy                                                   17.88</w:t>
      </w:r>
    </w:p>
    <w:p w14:paraId="4D339FF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31364 - Truckdriver, Tractor-Trailer                                         17.88</w:t>
      </w:r>
    </w:p>
    <w:p w14:paraId="508D59C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99000 - Miscellaneous Occupations</w:t>
      </w:r>
    </w:p>
    <w:p w14:paraId="59BAA16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99020 - Cabin Safety Specialist                                           17.27***</w:t>
      </w:r>
    </w:p>
    <w:p w14:paraId="67CED26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99030 - Cashier                                                           10.51***</w:t>
      </w:r>
    </w:p>
    <w:p w14:paraId="046A4EB4"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99050 - Desk Clerk                                                        10.13***</w:t>
      </w:r>
    </w:p>
    <w:p w14:paraId="7D59F2F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99095 - Embalmer                                                             29.28</w:t>
      </w:r>
    </w:p>
    <w:p w14:paraId="7ECB6BB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99130 - Flight Follower                                                      29.28</w:t>
      </w:r>
    </w:p>
    <w:p w14:paraId="5CF10282"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99251 - Laboratory Animal Caretaker I                                        26.81</w:t>
      </w:r>
    </w:p>
    <w:p w14:paraId="24FA0EC5"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99252 - Laboratory Animal Caretaker II                                       29.29</w:t>
      </w:r>
    </w:p>
    <w:p w14:paraId="2815515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99260 - Marketing Analyst                                                    21.54</w:t>
      </w:r>
    </w:p>
    <w:p w14:paraId="54DF46A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99310 - Mortician                                                            29.28</w:t>
      </w:r>
    </w:p>
    <w:p w14:paraId="14A68E2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99410 - Pest Controller                                                   16.07***</w:t>
      </w:r>
    </w:p>
    <w:p w14:paraId="54A7151A"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99510 - Photofinishing Worker                                             15.39***</w:t>
      </w:r>
    </w:p>
    <w:p w14:paraId="28E1581E"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99710 - Recycling Laborer                                                    19.05</w:t>
      </w:r>
    </w:p>
    <w:p w14:paraId="67FE5049"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99711 - Recycling Specialist                                                 25.72</w:t>
      </w:r>
    </w:p>
    <w:p w14:paraId="225AF51C"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99730 - Refuse Collector                                                     18.04</w:t>
      </w:r>
    </w:p>
    <w:p w14:paraId="1679FEED"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99810 - Sales Clerk                                                       11.36***</w:t>
      </w:r>
    </w:p>
    <w:p w14:paraId="61359613"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99820 - School Crossing Guard                                                19.81</w:t>
      </w:r>
    </w:p>
    <w:p w14:paraId="5FCB37C8"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99830 - Survey Party Chief                                                   24.38</w:t>
      </w:r>
    </w:p>
    <w:p w14:paraId="1227EE8B"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99831 - Surveying Aide                                                    13.87***</w:t>
      </w:r>
    </w:p>
    <w:p w14:paraId="20F6F9C7"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99832 - Surveying Technician                                                 18.02</w:t>
      </w:r>
    </w:p>
    <w:p w14:paraId="3DD9125F"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99840 - Vending Machine Attendant                                            26.81</w:t>
      </w:r>
    </w:p>
    <w:p w14:paraId="4BA2A080" w14:textId="77777777" w:rsidR="00C321C1"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99841 - Vending Machine Repairer                                             34.14</w:t>
      </w:r>
    </w:p>
    <w:p w14:paraId="54EBB46D" w14:textId="38F42E1C" w:rsidR="00980739" w:rsidRPr="00C321C1" w:rsidRDefault="00C321C1" w:rsidP="00C321C1">
      <w:pPr>
        <w:rPr>
          <w:rFonts w:ascii="Courier New" w:hAnsi="Courier New" w:cs="Courier New"/>
          <w:sz w:val="18"/>
          <w:szCs w:val="18"/>
        </w:rPr>
      </w:pPr>
      <w:r w:rsidRPr="00C321C1">
        <w:rPr>
          <w:rFonts w:ascii="Courier New" w:hAnsi="Courier New" w:cs="Courier New"/>
          <w:sz w:val="18"/>
          <w:szCs w:val="18"/>
        </w:rPr>
        <w:t xml:space="preserve">  99842 - Vending Machine Repairer Helper                                      26.81</w:t>
      </w:r>
    </w:p>
    <w:p w14:paraId="71759F59" w14:textId="77777777" w:rsidR="00980739" w:rsidRDefault="00980739" w:rsidP="00980739"/>
    <w:p w14:paraId="486F0CCC" w14:textId="77777777" w:rsidR="00980739" w:rsidRDefault="00980739" w:rsidP="00980739"/>
    <w:p w14:paraId="674AC480" w14:textId="77777777" w:rsidR="00980739" w:rsidRDefault="00980739" w:rsidP="00980739"/>
    <w:p w14:paraId="3A614CE6" w14:textId="77777777" w:rsidR="00980739" w:rsidRDefault="00980739" w:rsidP="00980739">
      <w:r>
        <w:t xml:space="preserve">***Workers in this classification may be entitled to a higher minimum wage under </w:t>
      </w:r>
    </w:p>
    <w:p w14:paraId="41CFEAB2" w14:textId="77777777" w:rsidR="00980739" w:rsidRDefault="00980739" w:rsidP="00980739">
      <w:r>
        <w:t xml:space="preserve">Executive Order 14026 ($17.75 per hour). Please see the Note at the top of the wage </w:t>
      </w:r>
    </w:p>
    <w:p w14:paraId="606B9204" w14:textId="77777777" w:rsidR="00980739" w:rsidRDefault="00980739" w:rsidP="00980739">
      <w:r>
        <w:t xml:space="preserve">determination for more information. Please also note that the minimum wage </w:t>
      </w:r>
    </w:p>
    <w:p w14:paraId="19CD9E1D" w14:textId="77777777" w:rsidR="00980739" w:rsidRDefault="00980739" w:rsidP="00980739">
      <w:r>
        <w:t xml:space="preserve">requirements of Executive Order 14026 are not currently being enforced as to </w:t>
      </w:r>
    </w:p>
    <w:p w14:paraId="00377F47" w14:textId="77777777" w:rsidR="00980739" w:rsidRDefault="00980739" w:rsidP="00980739">
      <w:r>
        <w:t xml:space="preserve">contracts or contract-like instruments entered into with the federal government in </w:t>
      </w:r>
    </w:p>
    <w:p w14:paraId="6C1A77DE" w14:textId="77777777" w:rsidR="00980739" w:rsidRDefault="00980739" w:rsidP="00980739">
      <w:r>
        <w:t xml:space="preserve">connection with seasonal recreational services or seasonal recreational equipment </w:t>
      </w:r>
    </w:p>
    <w:p w14:paraId="4E757EE1" w14:textId="77777777" w:rsidR="00980739" w:rsidRDefault="00980739" w:rsidP="00980739">
      <w:r>
        <w:t xml:space="preserve">rental for the general public on federal lands. The minimum wage requirements of </w:t>
      </w:r>
    </w:p>
    <w:p w14:paraId="0C914FF0" w14:textId="77777777" w:rsidR="00980739" w:rsidRDefault="00980739" w:rsidP="00980739">
      <w:r>
        <w:t xml:space="preserve">Executive Order 14026 also are not currently being enforced as to any contract or </w:t>
      </w:r>
    </w:p>
    <w:p w14:paraId="3DB467A1" w14:textId="77777777" w:rsidR="00980739" w:rsidRDefault="00980739" w:rsidP="00980739">
      <w:r>
        <w:t xml:space="preserve">subcontract to which the states of Texas, Louisiana, or Mississippi, including </w:t>
      </w:r>
    </w:p>
    <w:p w14:paraId="4CF8633B" w14:textId="77777777" w:rsidR="00980739" w:rsidRDefault="00980739" w:rsidP="00980739">
      <w:r>
        <w:t>their agencies, are a party.</w:t>
      </w:r>
    </w:p>
    <w:p w14:paraId="70039CCE" w14:textId="77777777" w:rsidR="00980739" w:rsidRDefault="00980739" w:rsidP="00980739">
      <w:r>
        <w:t>____________________________________________________________________________________</w:t>
      </w:r>
    </w:p>
    <w:p w14:paraId="55A38AE3" w14:textId="77777777" w:rsidR="00980739" w:rsidRDefault="00980739" w:rsidP="00980739"/>
    <w:p w14:paraId="7E1410A3" w14:textId="77777777" w:rsidR="00980739" w:rsidRDefault="00980739" w:rsidP="00980739">
      <w:r>
        <w:t xml:space="preserve">ALL OCCUPATIONS LISTED ABOVE RECEIVE THE FOLLOWING BENEFITS: </w:t>
      </w:r>
    </w:p>
    <w:p w14:paraId="62CF25D0" w14:textId="77777777" w:rsidR="00980739" w:rsidRDefault="00980739" w:rsidP="00980739"/>
    <w:p w14:paraId="3FEA8C48" w14:textId="77777777" w:rsidR="00980739" w:rsidRDefault="00980739" w:rsidP="00980739">
      <w:r>
        <w:t xml:space="preserve">HEALTH &amp; WELFARE: $5.55 per hour, up to 40 hours per week, or $222.00 per week or </w:t>
      </w:r>
    </w:p>
    <w:p w14:paraId="24147954" w14:textId="77777777" w:rsidR="00980739" w:rsidRDefault="00980739" w:rsidP="00980739">
      <w:r>
        <w:t>$962.00 per month</w:t>
      </w:r>
    </w:p>
    <w:p w14:paraId="407F56D2" w14:textId="77777777" w:rsidR="00980739" w:rsidRDefault="00980739" w:rsidP="00980739">
      <w:r>
        <w:t xml:space="preserve"> </w:t>
      </w:r>
    </w:p>
    <w:p w14:paraId="70327ED1" w14:textId="77777777" w:rsidR="00980739" w:rsidRDefault="00980739" w:rsidP="00980739">
      <w:r>
        <w:t xml:space="preserve">HEALTH &amp; WELFARE EO 13706: $5.09 per hour, up to 40 hours per week, or $203.60 per </w:t>
      </w:r>
    </w:p>
    <w:p w14:paraId="5C381188" w14:textId="77777777" w:rsidR="00980739" w:rsidRDefault="00980739" w:rsidP="00980739">
      <w:r>
        <w:t>week, or $882.27 per month*</w:t>
      </w:r>
    </w:p>
    <w:p w14:paraId="6E05871D" w14:textId="77777777" w:rsidR="00980739" w:rsidRDefault="00980739" w:rsidP="00980739">
      <w:r>
        <w:t xml:space="preserve"> </w:t>
      </w:r>
    </w:p>
    <w:p w14:paraId="651D5546" w14:textId="77777777" w:rsidR="00980739" w:rsidRDefault="00980739" w:rsidP="00980739">
      <w:r>
        <w:t>*This rate is to be used only when compensating employees for performance on an SCA-</w:t>
      </w:r>
    </w:p>
    <w:p w14:paraId="315D5471" w14:textId="77777777" w:rsidR="00980739" w:rsidRDefault="00980739" w:rsidP="00980739">
      <w:r>
        <w:t xml:space="preserve">covered contract also covered by EO 13706, Establishing Paid Sick Leave for Federal </w:t>
      </w:r>
    </w:p>
    <w:p w14:paraId="647D501C" w14:textId="77777777" w:rsidR="00980739" w:rsidRDefault="00980739" w:rsidP="00980739">
      <w:r>
        <w:t xml:space="preserve">Contractors.  A contractor may not receive credit toward its SCA obligations for any </w:t>
      </w:r>
    </w:p>
    <w:p w14:paraId="367732F1" w14:textId="77777777" w:rsidR="00980739" w:rsidRDefault="00980739" w:rsidP="00980739">
      <w:r>
        <w:t>paid sick leave provided pursuant to EO 13706.</w:t>
      </w:r>
    </w:p>
    <w:p w14:paraId="15EA0931" w14:textId="77777777" w:rsidR="00980739" w:rsidRDefault="00980739" w:rsidP="00980739"/>
    <w:p w14:paraId="4E6F54C6" w14:textId="77777777" w:rsidR="00980739" w:rsidRDefault="00980739" w:rsidP="00980739">
      <w:r>
        <w:t xml:space="preserve">VACATION: 2 weeks paid vacation after 1 year of service with a contractor or </w:t>
      </w:r>
    </w:p>
    <w:p w14:paraId="2013FDB5" w14:textId="77777777" w:rsidR="00980739" w:rsidRDefault="00980739" w:rsidP="00980739">
      <w:r>
        <w:t xml:space="preserve">successor; and 4 weeks after 3 years.  Length of service includes the whole span of </w:t>
      </w:r>
    </w:p>
    <w:p w14:paraId="39F8D10F" w14:textId="77777777" w:rsidR="00980739" w:rsidRDefault="00980739" w:rsidP="00980739">
      <w:r>
        <w:t xml:space="preserve">continuous service with the present contractor or successor, wherever employed, and </w:t>
      </w:r>
    </w:p>
    <w:p w14:paraId="19791128" w14:textId="77777777" w:rsidR="00980739" w:rsidRDefault="00980739" w:rsidP="00980739">
      <w:r>
        <w:t xml:space="preserve">with the predecessor contractors in the performance of similar work at the same </w:t>
      </w:r>
    </w:p>
    <w:p w14:paraId="5493E3CD" w14:textId="77777777" w:rsidR="00980739" w:rsidRDefault="00980739" w:rsidP="00980739">
      <w:r>
        <w:t>Federal facility.  (Reg. 29 CFR 4.173)</w:t>
      </w:r>
    </w:p>
    <w:p w14:paraId="4897191F" w14:textId="77777777" w:rsidR="00980739" w:rsidRDefault="00980739" w:rsidP="00980739"/>
    <w:p w14:paraId="67AB9872" w14:textId="77777777" w:rsidR="00980739" w:rsidRDefault="00980739" w:rsidP="00980739">
      <w:r>
        <w:t xml:space="preserve">HOLIDAYS: A minimum of eleven paid holidays per year:  New Year's Day, Martin </w:t>
      </w:r>
    </w:p>
    <w:p w14:paraId="3D04339E" w14:textId="77777777" w:rsidR="00980739" w:rsidRDefault="00980739" w:rsidP="00980739">
      <w:r>
        <w:t xml:space="preserve">Luther King Jr.'s Birthday, Washington's Birthday, Memorial Day, Juneteenth </w:t>
      </w:r>
    </w:p>
    <w:p w14:paraId="653D04F2" w14:textId="77777777" w:rsidR="00980739" w:rsidRDefault="00980739" w:rsidP="00980739">
      <w:r>
        <w:t xml:space="preserve">National Independence Day, Independence Day, Labor Day, Columbus Day, Veterans' </w:t>
      </w:r>
    </w:p>
    <w:p w14:paraId="70F39BDE" w14:textId="77777777" w:rsidR="00980739" w:rsidRDefault="00980739" w:rsidP="00980739">
      <w:r>
        <w:t xml:space="preserve">Day, Thanksgiving Day, and Christmas Day. (A contractor may substitute for any of </w:t>
      </w:r>
    </w:p>
    <w:p w14:paraId="4CAF7953" w14:textId="77777777" w:rsidR="00980739" w:rsidRDefault="00980739" w:rsidP="00980739">
      <w:r>
        <w:t xml:space="preserve">the named holidays another day off with pay in accordance with a plan communicated </w:t>
      </w:r>
    </w:p>
    <w:p w14:paraId="02CE51BA" w14:textId="77777777" w:rsidR="00980739" w:rsidRDefault="00980739" w:rsidP="00980739">
      <w:r>
        <w:t>to the employees involved.)  (See 29 CFR 4.174)</w:t>
      </w:r>
    </w:p>
    <w:p w14:paraId="4022079D" w14:textId="77777777" w:rsidR="00980739" w:rsidRDefault="00980739" w:rsidP="00980739"/>
    <w:p w14:paraId="748AF0F8" w14:textId="77777777" w:rsidR="00980739" w:rsidRDefault="00980739" w:rsidP="00980739"/>
    <w:p w14:paraId="114B5042" w14:textId="77777777" w:rsidR="00980739" w:rsidRDefault="00980739" w:rsidP="00980739"/>
    <w:p w14:paraId="1152B8B0" w14:textId="77777777" w:rsidR="00980739" w:rsidRDefault="00980739" w:rsidP="00980739">
      <w:r>
        <w:t>THE OCCUPATIONS WHICH HAVE NUMBERED FOOTNOTES IN PARENTHESES RECEIVE THE FOLLOWING:</w:t>
      </w:r>
    </w:p>
    <w:p w14:paraId="2D840112" w14:textId="77777777" w:rsidR="00980739" w:rsidRDefault="00980739" w:rsidP="00980739"/>
    <w:p w14:paraId="3C29CDCE" w14:textId="77777777" w:rsidR="00980739" w:rsidRDefault="00980739" w:rsidP="00980739">
      <w:r>
        <w:t xml:space="preserve">1)  COMPUTER EMPLOYEES:  This wage determination does not apply to any individual </w:t>
      </w:r>
    </w:p>
    <w:p w14:paraId="2AC92F81" w14:textId="77777777" w:rsidR="00980739" w:rsidRDefault="00980739" w:rsidP="00980739">
      <w:r>
        <w:t xml:space="preserve">employed in a bona fide executive, administrative, or professional capacity, as </w:t>
      </w:r>
    </w:p>
    <w:p w14:paraId="03302F46" w14:textId="77777777" w:rsidR="00980739" w:rsidRDefault="00980739" w:rsidP="00980739">
      <w:r>
        <w:t xml:space="preserve">defined in 29 C.F.R. Part 541.  (See 41 C.F.R. 6701(3)).  Because most Computer </w:t>
      </w:r>
    </w:p>
    <w:p w14:paraId="6A9247E0" w14:textId="77777777" w:rsidR="00980739" w:rsidRDefault="00980739" w:rsidP="00980739">
      <w:r>
        <w:t xml:space="preserve">Systems Analysts and Computer Programmers who are paid at least $27.63 per hour (or </w:t>
      </w:r>
    </w:p>
    <w:p w14:paraId="08DC461B" w14:textId="77777777" w:rsidR="00980739" w:rsidRDefault="00980739" w:rsidP="00980739">
      <w:r>
        <w:t xml:space="preserve">at least $684 per week if paid on a salary or fee basis) likely qualify as exempt </w:t>
      </w:r>
    </w:p>
    <w:p w14:paraId="057A293E" w14:textId="77777777" w:rsidR="00980739" w:rsidRDefault="00980739" w:rsidP="00980739">
      <w:r>
        <w:t xml:space="preserve">computer professionals under 29 U.S.C. 213(a)(1) and 29 U.S.C. 213(a)(17), this wage </w:t>
      </w:r>
    </w:p>
    <w:p w14:paraId="3A8CE22D" w14:textId="77777777" w:rsidR="00980739" w:rsidRDefault="00980739" w:rsidP="00980739">
      <w:r>
        <w:t xml:space="preserve">determination may not include wage rates for all occupations within those job </w:t>
      </w:r>
    </w:p>
    <w:p w14:paraId="49CDAA18" w14:textId="77777777" w:rsidR="00980739" w:rsidRDefault="00980739" w:rsidP="00980739">
      <w:r>
        <w:t xml:space="preserve">families.  In such instances, a conformance will be necessary if there are nonexempt </w:t>
      </w:r>
    </w:p>
    <w:p w14:paraId="72033B13" w14:textId="77777777" w:rsidR="00980739" w:rsidRDefault="00980739" w:rsidP="00980739">
      <w:r>
        <w:t>employees in these job families working on the contract.</w:t>
      </w:r>
    </w:p>
    <w:p w14:paraId="00FE3860" w14:textId="77777777" w:rsidR="00980739" w:rsidRDefault="00980739" w:rsidP="00980739"/>
    <w:p w14:paraId="33C560B7" w14:textId="77777777" w:rsidR="00980739" w:rsidRDefault="00980739" w:rsidP="00980739">
      <w:r>
        <w:t xml:space="preserve">Job titles vary widely and change quickly in the computer industry, and are not </w:t>
      </w:r>
    </w:p>
    <w:p w14:paraId="361C1BE8" w14:textId="77777777" w:rsidR="00980739" w:rsidRDefault="00980739" w:rsidP="00980739">
      <w:r>
        <w:t xml:space="preserve">determinative of whether an employee is an exempt computer professional.  To be </w:t>
      </w:r>
    </w:p>
    <w:p w14:paraId="6F6766F0" w14:textId="77777777" w:rsidR="00980739" w:rsidRDefault="00980739" w:rsidP="00980739">
      <w:r>
        <w:t xml:space="preserve">exempt, computer employees who satisfy the compensation requirements must also have </w:t>
      </w:r>
    </w:p>
    <w:p w14:paraId="6CE4EAA3" w14:textId="77777777" w:rsidR="00980739" w:rsidRDefault="00980739" w:rsidP="00980739">
      <w:r>
        <w:t>a primary duty that consists of:</w:t>
      </w:r>
    </w:p>
    <w:p w14:paraId="250A6D52" w14:textId="77777777" w:rsidR="00980739" w:rsidRDefault="00980739" w:rsidP="00980739"/>
    <w:p w14:paraId="1C10B13E" w14:textId="77777777" w:rsidR="00980739" w:rsidRDefault="00980739" w:rsidP="00980739">
      <w:r>
        <w:t xml:space="preserve">    (1) The application of systems analysis techniques and procedures, including </w:t>
      </w:r>
    </w:p>
    <w:p w14:paraId="476C51D1" w14:textId="77777777" w:rsidR="00980739" w:rsidRDefault="00980739" w:rsidP="00980739">
      <w:r>
        <w:t xml:space="preserve">consulting with users, to determine hardware, software or system functional </w:t>
      </w:r>
    </w:p>
    <w:p w14:paraId="218BA4E8" w14:textId="77777777" w:rsidR="00980739" w:rsidRDefault="00980739" w:rsidP="00980739">
      <w:r>
        <w:t>specifications;</w:t>
      </w:r>
    </w:p>
    <w:p w14:paraId="054213EE" w14:textId="77777777" w:rsidR="00980739" w:rsidRDefault="00980739" w:rsidP="00980739"/>
    <w:p w14:paraId="5303350D" w14:textId="77777777" w:rsidR="00980739" w:rsidRDefault="00980739" w:rsidP="00980739">
      <w:r>
        <w:t xml:space="preserve">    (2) The design, development, documentation, analysis, creation, testing or </w:t>
      </w:r>
    </w:p>
    <w:p w14:paraId="3D171847" w14:textId="77777777" w:rsidR="00980739" w:rsidRDefault="00980739" w:rsidP="00980739">
      <w:r>
        <w:t xml:space="preserve">modification of computer systems or programs, including prototypes, based on and </w:t>
      </w:r>
    </w:p>
    <w:p w14:paraId="3A0B2C7E" w14:textId="77777777" w:rsidR="00980739" w:rsidRDefault="00980739" w:rsidP="00980739">
      <w:r>
        <w:t>related to user or system design specifications;</w:t>
      </w:r>
    </w:p>
    <w:p w14:paraId="59B6A94D" w14:textId="77777777" w:rsidR="00980739" w:rsidRDefault="00980739" w:rsidP="00980739"/>
    <w:p w14:paraId="4F89CC68" w14:textId="77777777" w:rsidR="00980739" w:rsidRDefault="00980739" w:rsidP="00980739">
      <w:r>
        <w:t xml:space="preserve">    (3) The design, documentation, testing, creation or modification of computer </w:t>
      </w:r>
    </w:p>
    <w:p w14:paraId="74739F06" w14:textId="77777777" w:rsidR="00980739" w:rsidRDefault="00980739" w:rsidP="00980739">
      <w:r>
        <w:t>programs related to machine operating systems; or</w:t>
      </w:r>
    </w:p>
    <w:p w14:paraId="12A8A2F1" w14:textId="77777777" w:rsidR="00980739" w:rsidRDefault="00980739" w:rsidP="00980739"/>
    <w:p w14:paraId="6A7FB178" w14:textId="77777777" w:rsidR="00980739" w:rsidRDefault="00980739" w:rsidP="00980739">
      <w:r>
        <w:t xml:space="preserve">    (4) A combination of the aforementioned duties, the performance of which </w:t>
      </w:r>
    </w:p>
    <w:p w14:paraId="3FC83218" w14:textId="77777777" w:rsidR="00980739" w:rsidRDefault="00980739" w:rsidP="00980739">
      <w:r>
        <w:t>requires the same level of skills.  (29 C.F.R. 541.400).</w:t>
      </w:r>
    </w:p>
    <w:p w14:paraId="7E3692F7" w14:textId="77777777" w:rsidR="00980739" w:rsidRDefault="00980739" w:rsidP="00980739"/>
    <w:p w14:paraId="0EB0FC2E" w14:textId="77777777" w:rsidR="00980739" w:rsidRDefault="00980739" w:rsidP="00980739">
      <w:r>
        <w:t xml:space="preserve">Any computer employee who meets the applicable compensation requirements and the </w:t>
      </w:r>
    </w:p>
    <w:p w14:paraId="36C71A4C" w14:textId="77777777" w:rsidR="00980739" w:rsidRDefault="00980739" w:rsidP="00980739">
      <w:r>
        <w:t xml:space="preserve">above duties test qualifies as an exempt computer professional under both section </w:t>
      </w:r>
    </w:p>
    <w:p w14:paraId="0F48A82F" w14:textId="77777777" w:rsidR="00980739" w:rsidRDefault="00980739" w:rsidP="00980739">
      <w:r>
        <w:t xml:space="preserve">13(a)(1) and section 13(a)(17) of the Fair Labor Standards Act. (Field Assistance </w:t>
      </w:r>
    </w:p>
    <w:p w14:paraId="7168CCFE" w14:textId="77777777" w:rsidR="00980739" w:rsidRDefault="00980739" w:rsidP="00980739">
      <w:r>
        <w:t xml:space="preserve">Bulletin No. 2006-3 (Dec. 14, 2006)).  Accordingly, this wage determination will not </w:t>
      </w:r>
    </w:p>
    <w:p w14:paraId="5C8D15C5" w14:textId="77777777" w:rsidR="00980739" w:rsidRDefault="00980739" w:rsidP="00980739">
      <w:r>
        <w:t xml:space="preserve">apply to any exempt computer employee regardless of which of these two exemptions is </w:t>
      </w:r>
    </w:p>
    <w:p w14:paraId="2B891D2E" w14:textId="77777777" w:rsidR="00980739" w:rsidRDefault="00980739" w:rsidP="00980739">
      <w:r>
        <w:t>utilized.</w:t>
      </w:r>
    </w:p>
    <w:p w14:paraId="463135CB" w14:textId="77777777" w:rsidR="00980739" w:rsidRDefault="00980739" w:rsidP="00980739"/>
    <w:p w14:paraId="68E97C8B" w14:textId="77777777" w:rsidR="00980739" w:rsidRDefault="00980739" w:rsidP="00980739">
      <w:r>
        <w:t xml:space="preserve">2)  AIR TRAFFIC CONTROLLERS AND WEATHER OBSERVERS - NIGHT PAY &amp; SUNDAY PAY:  If you </w:t>
      </w:r>
    </w:p>
    <w:p w14:paraId="605BCB7E" w14:textId="77777777" w:rsidR="00980739" w:rsidRDefault="00980739" w:rsidP="00980739">
      <w:r>
        <w:lastRenderedPageBreak/>
        <w:t xml:space="preserve">work at night as part of a regular tour of duty, you will earn a night differential </w:t>
      </w:r>
    </w:p>
    <w:p w14:paraId="3C9A894D" w14:textId="77777777" w:rsidR="00980739" w:rsidRDefault="00980739" w:rsidP="00980739">
      <w:r>
        <w:t xml:space="preserve">and receive an additional 10% of basic pay for any hours worked between 6pm and 6am. </w:t>
      </w:r>
    </w:p>
    <w:p w14:paraId="0F92115D" w14:textId="77777777" w:rsidR="00980739" w:rsidRDefault="00980739" w:rsidP="00980739">
      <w:r>
        <w:t xml:space="preserve"> If you are a full-time employed (40 hours a week) and Sunday is part of your </w:t>
      </w:r>
    </w:p>
    <w:p w14:paraId="71B0CDB6" w14:textId="77777777" w:rsidR="00980739" w:rsidRDefault="00980739" w:rsidP="00980739">
      <w:r>
        <w:t xml:space="preserve">regularly scheduled workweek, you are paid at your rate of basic pay plus a Sunday </w:t>
      </w:r>
    </w:p>
    <w:p w14:paraId="26D0B069" w14:textId="77777777" w:rsidR="00980739" w:rsidRDefault="00980739" w:rsidP="00980739">
      <w:r>
        <w:t xml:space="preserve">premium of 25% of your basic rate for each hour of Sunday work which is not overtime </w:t>
      </w:r>
    </w:p>
    <w:p w14:paraId="2F0C7833" w14:textId="77777777" w:rsidR="00980739" w:rsidRDefault="00980739" w:rsidP="00980739">
      <w:r>
        <w:t xml:space="preserve">(i.e. occasional work on Sunday outside the normal tour of duty is considered </w:t>
      </w:r>
    </w:p>
    <w:p w14:paraId="0C6BFE05" w14:textId="77777777" w:rsidR="00980739" w:rsidRDefault="00980739" w:rsidP="00980739">
      <w:r>
        <w:t>overtime work).</w:t>
      </w:r>
    </w:p>
    <w:p w14:paraId="25FCAFDA" w14:textId="77777777" w:rsidR="00980739" w:rsidRDefault="00980739" w:rsidP="00980739"/>
    <w:p w14:paraId="69F31436" w14:textId="77777777" w:rsidR="00980739" w:rsidRDefault="00980739" w:rsidP="00980739"/>
    <w:p w14:paraId="2D5B498A" w14:textId="77777777" w:rsidR="00980739" w:rsidRDefault="00980739" w:rsidP="00980739">
      <w:r>
        <w:t>** HAZARDOUS PAY DIFFERENTIAL **</w:t>
      </w:r>
    </w:p>
    <w:p w14:paraId="2220F885" w14:textId="77777777" w:rsidR="00980739" w:rsidRDefault="00980739" w:rsidP="00980739"/>
    <w:p w14:paraId="65EAC16F" w14:textId="77777777" w:rsidR="00980739" w:rsidRDefault="00980739" w:rsidP="00980739">
      <w:r>
        <w:t xml:space="preserve">An 8 percent differential is applicable to employees employed in a position that </w:t>
      </w:r>
    </w:p>
    <w:p w14:paraId="7A0BA539" w14:textId="77777777" w:rsidR="00980739" w:rsidRDefault="00980739" w:rsidP="00980739">
      <w:r>
        <w:t xml:space="preserve">represents a high degree of hazard when working with or in close proximity to </w:t>
      </w:r>
    </w:p>
    <w:p w14:paraId="2BCE7D1C" w14:textId="77777777" w:rsidR="00980739" w:rsidRDefault="00980739" w:rsidP="00980739">
      <w:r>
        <w:t xml:space="preserve">ordnance, explosives, and incendiary materials.  This includes work such as </w:t>
      </w:r>
    </w:p>
    <w:p w14:paraId="2BA26953" w14:textId="77777777" w:rsidR="00980739" w:rsidRDefault="00980739" w:rsidP="00980739">
      <w:r>
        <w:t xml:space="preserve">screening, blending, dying, mixing, and pressing of sensitive ordnance, explosives, </w:t>
      </w:r>
    </w:p>
    <w:p w14:paraId="10AF59F1" w14:textId="77777777" w:rsidR="00980739" w:rsidRDefault="00980739" w:rsidP="00980739">
      <w:r>
        <w:t xml:space="preserve">and pyrotechnic compositions such as lead azide, black powder and photoflash powder. </w:t>
      </w:r>
    </w:p>
    <w:p w14:paraId="321A1C49" w14:textId="77777777" w:rsidR="00980739" w:rsidRDefault="00980739" w:rsidP="00980739">
      <w:r>
        <w:t xml:space="preserve"> All dry-house activities involving propellants or explosives.  Demilitarization, </w:t>
      </w:r>
    </w:p>
    <w:p w14:paraId="2EBBFD07" w14:textId="77777777" w:rsidR="00980739" w:rsidRDefault="00980739" w:rsidP="00980739">
      <w:r>
        <w:t xml:space="preserve">modification, renovation, demolition, and maintenance operations on sensitive </w:t>
      </w:r>
    </w:p>
    <w:p w14:paraId="7CE6CD95" w14:textId="77777777" w:rsidR="00980739" w:rsidRDefault="00980739" w:rsidP="00980739">
      <w:r>
        <w:t xml:space="preserve">ordnance, explosives and incendiary materials.  All operations involving re-grading </w:t>
      </w:r>
    </w:p>
    <w:p w14:paraId="3D69B761" w14:textId="77777777" w:rsidR="00980739" w:rsidRDefault="00980739" w:rsidP="00980739">
      <w:r>
        <w:t>and cleaning of artillery ranges.</w:t>
      </w:r>
    </w:p>
    <w:p w14:paraId="1BACCD98" w14:textId="77777777" w:rsidR="00980739" w:rsidRDefault="00980739" w:rsidP="00980739"/>
    <w:p w14:paraId="4F581363" w14:textId="77777777" w:rsidR="00980739" w:rsidRDefault="00980739" w:rsidP="00980739">
      <w:r>
        <w:t xml:space="preserve">A 4 percent differential is applicable to employees employed in a position that </w:t>
      </w:r>
    </w:p>
    <w:p w14:paraId="00ECAEA3" w14:textId="77777777" w:rsidR="00980739" w:rsidRDefault="00980739" w:rsidP="00980739">
      <w:r>
        <w:t xml:space="preserve">represents a low degree of hazard when working with, or in close proximity to </w:t>
      </w:r>
    </w:p>
    <w:p w14:paraId="12F44563" w14:textId="77777777" w:rsidR="00980739" w:rsidRDefault="00980739" w:rsidP="00980739">
      <w:r>
        <w:t xml:space="preserve">ordnance, (or employees possibly adjacent to) explosives and incendiary materials </w:t>
      </w:r>
    </w:p>
    <w:p w14:paraId="401693D9" w14:textId="77777777" w:rsidR="00980739" w:rsidRDefault="00980739" w:rsidP="00980739">
      <w:r>
        <w:t xml:space="preserve">which involves potential injury such as laceration of hands, face, or arms of the </w:t>
      </w:r>
    </w:p>
    <w:p w14:paraId="3D32C99B" w14:textId="77777777" w:rsidR="00980739" w:rsidRDefault="00980739" w:rsidP="00980739">
      <w:r>
        <w:t xml:space="preserve">employee engaged in the operation, irritation of the skin, minor burns and the like; </w:t>
      </w:r>
    </w:p>
    <w:p w14:paraId="606D1254" w14:textId="77777777" w:rsidR="00980739" w:rsidRDefault="00980739" w:rsidP="00980739">
      <w:r>
        <w:t xml:space="preserve">minimal damage to immediate or adjacent work area or equipment being used.  All </w:t>
      </w:r>
    </w:p>
    <w:p w14:paraId="5365043F" w14:textId="77777777" w:rsidR="00980739" w:rsidRDefault="00980739" w:rsidP="00980739">
      <w:r>
        <w:t xml:space="preserve">operations involving, unloading, storage, and hauling of ordnance, explosive, and </w:t>
      </w:r>
    </w:p>
    <w:p w14:paraId="6560B5A8" w14:textId="77777777" w:rsidR="00980739" w:rsidRDefault="00980739" w:rsidP="00980739">
      <w:r>
        <w:t xml:space="preserve">incendiary ordnance material other than small arms ammunition.  These differentials </w:t>
      </w:r>
    </w:p>
    <w:p w14:paraId="4A25E6E4" w14:textId="77777777" w:rsidR="00980739" w:rsidRDefault="00980739" w:rsidP="00980739">
      <w:r>
        <w:t xml:space="preserve">are only applicable to work that has been specifically designated by the agency for </w:t>
      </w:r>
    </w:p>
    <w:p w14:paraId="2B179225" w14:textId="77777777" w:rsidR="00980739" w:rsidRDefault="00980739" w:rsidP="00980739">
      <w:r>
        <w:t>ordnance, explosives, and incendiary material differential pay.</w:t>
      </w:r>
    </w:p>
    <w:p w14:paraId="424E5CB3" w14:textId="77777777" w:rsidR="00980739" w:rsidRDefault="00980739" w:rsidP="00980739"/>
    <w:p w14:paraId="53470EE6" w14:textId="77777777" w:rsidR="00980739" w:rsidRDefault="00980739" w:rsidP="00980739">
      <w:r>
        <w:t>** UNIFORM ALLOWANCE **</w:t>
      </w:r>
    </w:p>
    <w:p w14:paraId="68137F85" w14:textId="77777777" w:rsidR="00980739" w:rsidRDefault="00980739" w:rsidP="00980739"/>
    <w:p w14:paraId="4F0FF5B8" w14:textId="77777777" w:rsidR="00980739" w:rsidRDefault="00980739" w:rsidP="00980739">
      <w:r>
        <w:t xml:space="preserve">If employees are required to wear uniforms in the performance of this contract </w:t>
      </w:r>
    </w:p>
    <w:p w14:paraId="32527CF8" w14:textId="77777777" w:rsidR="00980739" w:rsidRDefault="00980739" w:rsidP="00980739">
      <w:r>
        <w:t xml:space="preserve">(either by the terms of the Government contract, by the employer, by the state or </w:t>
      </w:r>
    </w:p>
    <w:p w14:paraId="219109DE" w14:textId="77777777" w:rsidR="00980739" w:rsidRDefault="00980739" w:rsidP="00980739">
      <w:r>
        <w:t xml:space="preserve">local law, etc.), the cost of furnishing such uniforms and maintaining (by </w:t>
      </w:r>
    </w:p>
    <w:p w14:paraId="54343FF8" w14:textId="77777777" w:rsidR="00980739" w:rsidRDefault="00980739" w:rsidP="00980739">
      <w:r>
        <w:t xml:space="preserve">laundering or dry cleaning) such uniforms is an expense that may not be borne by an </w:t>
      </w:r>
    </w:p>
    <w:p w14:paraId="73870161" w14:textId="77777777" w:rsidR="00980739" w:rsidRDefault="00980739" w:rsidP="00980739">
      <w:r>
        <w:t xml:space="preserve">employee where such cost reduces the hourly rate below that required by the wage </w:t>
      </w:r>
    </w:p>
    <w:p w14:paraId="1D4CE2D9" w14:textId="77777777" w:rsidR="00980739" w:rsidRDefault="00980739" w:rsidP="00980739">
      <w:r>
        <w:t xml:space="preserve">determination. The Department of Labor will accept payment in accordance with the </w:t>
      </w:r>
    </w:p>
    <w:p w14:paraId="29A75502" w14:textId="77777777" w:rsidR="00980739" w:rsidRDefault="00980739" w:rsidP="00980739">
      <w:r>
        <w:t>following standards as compliance:</w:t>
      </w:r>
    </w:p>
    <w:p w14:paraId="1374EDB8" w14:textId="77777777" w:rsidR="00980739" w:rsidRDefault="00980739" w:rsidP="00980739"/>
    <w:p w14:paraId="07D063F8" w14:textId="77777777" w:rsidR="00980739" w:rsidRDefault="00980739" w:rsidP="00980739">
      <w:r>
        <w:t xml:space="preserve">The contractor or subcontractor is required to furnish all employees with an </w:t>
      </w:r>
    </w:p>
    <w:p w14:paraId="6097D671" w14:textId="77777777" w:rsidR="00980739" w:rsidRDefault="00980739" w:rsidP="00980739">
      <w:r>
        <w:t xml:space="preserve">adequate number of uniforms without cost or to reimburse employees for the actual </w:t>
      </w:r>
    </w:p>
    <w:p w14:paraId="3C0A937A" w14:textId="77777777" w:rsidR="00980739" w:rsidRDefault="00980739" w:rsidP="00980739">
      <w:r>
        <w:t xml:space="preserve">cost of the uniforms.  In addition, where uniform cleaning and maintenance is made </w:t>
      </w:r>
    </w:p>
    <w:p w14:paraId="7CC894C5" w14:textId="77777777" w:rsidR="00980739" w:rsidRDefault="00980739" w:rsidP="00980739">
      <w:r>
        <w:t xml:space="preserve">the responsibility of the employee, all contractors and subcontractors subject to </w:t>
      </w:r>
    </w:p>
    <w:p w14:paraId="36004786" w14:textId="77777777" w:rsidR="00980739" w:rsidRDefault="00980739" w:rsidP="00980739">
      <w:r>
        <w:t xml:space="preserve">this wage determination shall (in the absence of a bona fide collective bargaining </w:t>
      </w:r>
    </w:p>
    <w:p w14:paraId="43C4A031" w14:textId="77777777" w:rsidR="00980739" w:rsidRDefault="00980739" w:rsidP="00980739">
      <w:r>
        <w:t xml:space="preserve">agreement providing for a different amount, or the furnishing of contrary </w:t>
      </w:r>
    </w:p>
    <w:p w14:paraId="694260B3" w14:textId="77777777" w:rsidR="00980739" w:rsidRDefault="00980739" w:rsidP="00980739">
      <w:r>
        <w:t xml:space="preserve">affirmative proof as to the actual cost), reimburse all employees for such cleaning </w:t>
      </w:r>
    </w:p>
    <w:p w14:paraId="32849842" w14:textId="77777777" w:rsidR="00980739" w:rsidRDefault="00980739" w:rsidP="00980739">
      <w:r>
        <w:t xml:space="preserve">and maintenance at a rate of $3.35 per week (or $.67 cents per day).  However, in </w:t>
      </w:r>
    </w:p>
    <w:p w14:paraId="23D1DEAA" w14:textId="77777777" w:rsidR="00980739" w:rsidRDefault="00980739" w:rsidP="00980739">
      <w:r>
        <w:t xml:space="preserve">those instances where the uniforms furnished are made of ""wash and wear"" </w:t>
      </w:r>
    </w:p>
    <w:p w14:paraId="4557EC8F" w14:textId="77777777" w:rsidR="00980739" w:rsidRDefault="00980739" w:rsidP="00980739">
      <w:r>
        <w:t xml:space="preserve">materials, may be routinely washed and dried with other personal garments, and do </w:t>
      </w:r>
    </w:p>
    <w:p w14:paraId="591B0AC1" w14:textId="77777777" w:rsidR="00980739" w:rsidRDefault="00980739" w:rsidP="00980739">
      <w:r>
        <w:t xml:space="preserve">not require any special treatment such as dry cleaning, daily washing, or commercial </w:t>
      </w:r>
    </w:p>
    <w:p w14:paraId="7D788206" w14:textId="77777777" w:rsidR="00980739" w:rsidRDefault="00980739" w:rsidP="00980739">
      <w:r>
        <w:t xml:space="preserve">laundering in order to meet the cleanliness or appearance standards set by the terms </w:t>
      </w:r>
    </w:p>
    <w:p w14:paraId="1321204F" w14:textId="77777777" w:rsidR="00980739" w:rsidRDefault="00980739" w:rsidP="00980739">
      <w:r>
        <w:t xml:space="preserve">of the Government contract, by the contractor, by law, or by the nature of the work, </w:t>
      </w:r>
    </w:p>
    <w:p w14:paraId="78E1418D" w14:textId="77777777" w:rsidR="00980739" w:rsidRDefault="00980739" w:rsidP="00980739">
      <w:r>
        <w:t>there is no requirement that employees be reimbursed for uniform maintenance costs.</w:t>
      </w:r>
    </w:p>
    <w:p w14:paraId="749CA9AB" w14:textId="77777777" w:rsidR="00980739" w:rsidRDefault="00980739" w:rsidP="00980739"/>
    <w:p w14:paraId="3925F13E" w14:textId="77777777" w:rsidR="00980739" w:rsidRDefault="00980739" w:rsidP="00980739">
      <w:r>
        <w:t>** SERVICE CONTRACT ACT DIRECTORY OF OCCUPATIONS **</w:t>
      </w:r>
    </w:p>
    <w:p w14:paraId="7FA4B58E" w14:textId="77777777" w:rsidR="00980739" w:rsidRDefault="00980739" w:rsidP="00980739"/>
    <w:p w14:paraId="6CD60736" w14:textId="77777777" w:rsidR="00980739" w:rsidRDefault="00980739" w:rsidP="00980739">
      <w:r>
        <w:t xml:space="preserve">The duties of employees under job titles listed are those described in the </w:t>
      </w:r>
    </w:p>
    <w:p w14:paraId="69DFA1EB" w14:textId="77777777" w:rsidR="00980739" w:rsidRDefault="00980739" w:rsidP="00980739">
      <w:r>
        <w:t xml:space="preserve">""Service Contract Act Directory of Occupations"", Fifth Edition (Revision 1), </w:t>
      </w:r>
    </w:p>
    <w:p w14:paraId="4353A596" w14:textId="77777777" w:rsidR="00980739" w:rsidRDefault="00980739" w:rsidP="00980739">
      <w:r>
        <w:t>dated September 2015, unless otherwise indicated.</w:t>
      </w:r>
    </w:p>
    <w:p w14:paraId="7B0456F0" w14:textId="77777777" w:rsidR="00980739" w:rsidRDefault="00980739" w:rsidP="00980739">
      <w:r>
        <w:t xml:space="preserve"> </w:t>
      </w:r>
    </w:p>
    <w:p w14:paraId="70882128" w14:textId="77777777" w:rsidR="00980739" w:rsidRDefault="00980739" w:rsidP="00980739">
      <w:r>
        <w:t xml:space="preserve">** REQUEST FOR AUTHORIZATION OF ADDITIONAL CLASSIFICATION AND WAGE RATE, Standard </w:t>
      </w:r>
    </w:p>
    <w:p w14:paraId="316CF1FE" w14:textId="77777777" w:rsidR="00980739" w:rsidRDefault="00980739" w:rsidP="00980739">
      <w:r>
        <w:t>Form 1444 (SF-1444) **</w:t>
      </w:r>
    </w:p>
    <w:p w14:paraId="3B8C7DDB" w14:textId="77777777" w:rsidR="00980739" w:rsidRDefault="00980739" w:rsidP="00980739"/>
    <w:p w14:paraId="17C51992" w14:textId="77777777" w:rsidR="00980739" w:rsidRDefault="00980739" w:rsidP="00980739">
      <w:r>
        <w:t>Conformance Process:</w:t>
      </w:r>
    </w:p>
    <w:p w14:paraId="7F72B5CD" w14:textId="77777777" w:rsidR="00980739" w:rsidRDefault="00980739" w:rsidP="00980739"/>
    <w:p w14:paraId="6EB5696A" w14:textId="77777777" w:rsidR="00980739" w:rsidRDefault="00980739" w:rsidP="00980739">
      <w:r>
        <w:t xml:space="preserve">The contracting officer shall require that any class of service employee which is </w:t>
      </w:r>
    </w:p>
    <w:p w14:paraId="4099EFBC" w14:textId="77777777" w:rsidR="00980739" w:rsidRDefault="00980739" w:rsidP="00980739">
      <w:r>
        <w:t xml:space="preserve">not listed herein and which is to be employed under the contract (i.e., the work to </w:t>
      </w:r>
    </w:p>
    <w:p w14:paraId="6C8ECC3F" w14:textId="77777777" w:rsidR="00980739" w:rsidRDefault="00980739" w:rsidP="00980739">
      <w:r>
        <w:t xml:space="preserve">be performed is not performed by any classification listed in the wage </w:t>
      </w:r>
    </w:p>
    <w:p w14:paraId="3D3E7BA2" w14:textId="77777777" w:rsidR="00980739" w:rsidRDefault="00980739" w:rsidP="00980739">
      <w:r>
        <w:t xml:space="preserve">determination), be classified by the contractor so as to provide a reasonable </w:t>
      </w:r>
    </w:p>
    <w:p w14:paraId="2119BB50" w14:textId="77777777" w:rsidR="00980739" w:rsidRDefault="00980739" w:rsidP="00980739">
      <w:r>
        <w:t xml:space="preserve">relationship (i.e., appropriate level of skill comparison) between such unlisted </w:t>
      </w:r>
    </w:p>
    <w:p w14:paraId="7333AE25" w14:textId="77777777" w:rsidR="00980739" w:rsidRDefault="00980739" w:rsidP="00980739">
      <w:r>
        <w:t xml:space="preserve">classifications and the classifications listed in the wage determination (See 29 CFR </w:t>
      </w:r>
    </w:p>
    <w:p w14:paraId="20ACC997" w14:textId="77777777" w:rsidR="00980739" w:rsidRDefault="00980739" w:rsidP="00980739">
      <w:r>
        <w:t xml:space="preserve">4.6(b)(2)(i)).  Such conforming procedures shall be initiated by the contractor </w:t>
      </w:r>
    </w:p>
    <w:p w14:paraId="1FBE5AFB" w14:textId="77777777" w:rsidR="00980739" w:rsidRDefault="00980739" w:rsidP="00980739">
      <w:r>
        <w:t xml:space="preserve">prior to the performance of contract work by such unlisted class(es) of employees </w:t>
      </w:r>
    </w:p>
    <w:p w14:paraId="64B520B4" w14:textId="77777777" w:rsidR="00980739" w:rsidRDefault="00980739" w:rsidP="00980739">
      <w:r>
        <w:t xml:space="preserve">(See 29 CFR 4.6(b)(2)(ii)).  The Wage and Hour Division shall make a final </w:t>
      </w:r>
    </w:p>
    <w:p w14:paraId="13B48B36" w14:textId="77777777" w:rsidR="00980739" w:rsidRDefault="00980739" w:rsidP="00980739">
      <w:r>
        <w:t xml:space="preserve">determination of conformed classification, wage rate, and/or fringe benefits which </w:t>
      </w:r>
    </w:p>
    <w:p w14:paraId="104D46B9" w14:textId="77777777" w:rsidR="00980739" w:rsidRDefault="00980739" w:rsidP="00980739">
      <w:r>
        <w:t xml:space="preserve">shall be paid to all employees performing in the classification from the first day </w:t>
      </w:r>
    </w:p>
    <w:p w14:paraId="7F9EF235" w14:textId="77777777" w:rsidR="00980739" w:rsidRDefault="00980739" w:rsidP="00980739">
      <w:r>
        <w:t xml:space="preserve">of work on which contract work is performed by them in the classification.  Failure </w:t>
      </w:r>
    </w:p>
    <w:p w14:paraId="0FBED4A4" w14:textId="77777777" w:rsidR="00980739" w:rsidRDefault="00980739" w:rsidP="00980739">
      <w:r>
        <w:t xml:space="preserve">to pay such unlisted employees the compensation agreed upon by the interested </w:t>
      </w:r>
    </w:p>
    <w:p w14:paraId="26F054F2" w14:textId="77777777" w:rsidR="00980739" w:rsidRDefault="00980739" w:rsidP="00980739">
      <w:r>
        <w:t xml:space="preserve">parties and/or fully determined by the Wage and Hour Division retroactive to the </w:t>
      </w:r>
    </w:p>
    <w:p w14:paraId="6CF798AF" w14:textId="77777777" w:rsidR="00980739" w:rsidRDefault="00980739" w:rsidP="00980739">
      <w:r>
        <w:t xml:space="preserve">date such class of employees commenced contract work shall be a violation of the Act </w:t>
      </w:r>
    </w:p>
    <w:p w14:paraId="71A96A6E" w14:textId="77777777" w:rsidR="00980739" w:rsidRDefault="00980739" w:rsidP="00980739">
      <w:r>
        <w:t xml:space="preserve">and this contract.  (See 29 CFR 4.6(b)(2)(v)). When multiple wage determinations are </w:t>
      </w:r>
    </w:p>
    <w:p w14:paraId="0B64FDB8" w14:textId="77777777" w:rsidR="00980739" w:rsidRDefault="00980739" w:rsidP="00980739">
      <w:r>
        <w:t xml:space="preserve">included in a contract, a separate SF-1444 should be prepared for each wage </w:t>
      </w:r>
    </w:p>
    <w:p w14:paraId="3C6623C8" w14:textId="77777777" w:rsidR="00980739" w:rsidRDefault="00980739" w:rsidP="00980739">
      <w:r>
        <w:t>determination to which a class(es) is to be conformed.</w:t>
      </w:r>
    </w:p>
    <w:p w14:paraId="35778261" w14:textId="77777777" w:rsidR="00980739" w:rsidRDefault="00980739" w:rsidP="00980739"/>
    <w:p w14:paraId="44D18B18" w14:textId="77777777" w:rsidR="00980739" w:rsidRDefault="00980739" w:rsidP="00980739">
      <w:r>
        <w:t>The process for preparing a conformance request is as follows:</w:t>
      </w:r>
    </w:p>
    <w:p w14:paraId="35D1F8FA" w14:textId="77777777" w:rsidR="00980739" w:rsidRDefault="00980739" w:rsidP="00980739"/>
    <w:p w14:paraId="53495FD1" w14:textId="77777777" w:rsidR="00980739" w:rsidRDefault="00980739" w:rsidP="00980739">
      <w:r>
        <w:t xml:space="preserve">1) When preparing the bid, the contractor identifies the need for a conformed </w:t>
      </w:r>
    </w:p>
    <w:p w14:paraId="40EDBC54" w14:textId="77777777" w:rsidR="00980739" w:rsidRDefault="00980739" w:rsidP="00980739">
      <w:r>
        <w:t>occupation(s) and computes a proposed rate(s).</w:t>
      </w:r>
    </w:p>
    <w:p w14:paraId="7B5EAF77" w14:textId="77777777" w:rsidR="00980739" w:rsidRDefault="00980739" w:rsidP="00980739"/>
    <w:p w14:paraId="7A7E56F9" w14:textId="77777777" w:rsidR="00980739" w:rsidRDefault="00980739" w:rsidP="00980739">
      <w:r>
        <w:t xml:space="preserve">2) After contract award, the contractor prepares a written report listing in order </w:t>
      </w:r>
    </w:p>
    <w:p w14:paraId="5BDB7A47" w14:textId="77777777" w:rsidR="00980739" w:rsidRDefault="00980739" w:rsidP="00980739">
      <w:r>
        <w:t xml:space="preserve">the proposed classification title(s), a Federal grade equivalency (FGE) for each </w:t>
      </w:r>
    </w:p>
    <w:p w14:paraId="0DEEDE52" w14:textId="77777777" w:rsidR="00980739" w:rsidRDefault="00980739" w:rsidP="00980739">
      <w:r>
        <w:t xml:space="preserve">proposed classification(s), job description(s), and rationale for proposed wage </w:t>
      </w:r>
    </w:p>
    <w:p w14:paraId="1FD3B22E" w14:textId="77777777" w:rsidR="00980739" w:rsidRDefault="00980739" w:rsidP="00980739">
      <w:r>
        <w:t xml:space="preserve">rate(s), including information regarding the agreement or disagreement of the </w:t>
      </w:r>
    </w:p>
    <w:p w14:paraId="17673FA4" w14:textId="77777777" w:rsidR="00980739" w:rsidRDefault="00980739" w:rsidP="00980739">
      <w:r>
        <w:t xml:space="preserve">authorized representative of the employees involved, or where there is no authorized </w:t>
      </w:r>
    </w:p>
    <w:p w14:paraId="6F014181" w14:textId="77777777" w:rsidR="00980739" w:rsidRDefault="00980739" w:rsidP="00980739">
      <w:r>
        <w:t xml:space="preserve">representative, the employees themselves. This report should be submitted to the </w:t>
      </w:r>
    </w:p>
    <w:p w14:paraId="1E3AE448" w14:textId="77777777" w:rsidR="00980739" w:rsidRDefault="00980739" w:rsidP="00980739">
      <w:r>
        <w:t xml:space="preserve">contracting officer no later than 30 days after such unlisted class(es) of employees </w:t>
      </w:r>
    </w:p>
    <w:p w14:paraId="54545FB8" w14:textId="77777777" w:rsidR="00980739" w:rsidRDefault="00980739" w:rsidP="00980739">
      <w:r>
        <w:t>performs any contract work.</w:t>
      </w:r>
    </w:p>
    <w:p w14:paraId="43E8ED36" w14:textId="77777777" w:rsidR="00980739" w:rsidRDefault="00980739" w:rsidP="00980739"/>
    <w:p w14:paraId="59E10283" w14:textId="77777777" w:rsidR="00980739" w:rsidRDefault="00980739" w:rsidP="00980739">
      <w:r>
        <w:t xml:space="preserve">3) The contracting officer reviews the proposed action and promptly submits a report </w:t>
      </w:r>
    </w:p>
    <w:p w14:paraId="282A49E3" w14:textId="77777777" w:rsidR="00980739" w:rsidRDefault="00980739" w:rsidP="00980739">
      <w:r>
        <w:t xml:space="preserve">of the action, together with the agency's recommendations and pertinent </w:t>
      </w:r>
    </w:p>
    <w:p w14:paraId="79614B53" w14:textId="77777777" w:rsidR="00980739" w:rsidRDefault="00980739" w:rsidP="00980739">
      <w:r>
        <w:t xml:space="preserve">information including the position of the contractor and the employees, to the U.S. </w:t>
      </w:r>
    </w:p>
    <w:p w14:paraId="2493A265" w14:textId="77777777" w:rsidR="00980739" w:rsidRDefault="00980739" w:rsidP="00980739">
      <w:r>
        <w:t>Department of Labor, Wage and Hour Division, for review (See 29 CFR 4.6(b)(2)(ii)).</w:t>
      </w:r>
    </w:p>
    <w:p w14:paraId="4EC9BE41" w14:textId="77777777" w:rsidR="00980739" w:rsidRDefault="00980739" w:rsidP="00980739"/>
    <w:p w14:paraId="2C949AFB" w14:textId="77777777" w:rsidR="00980739" w:rsidRDefault="00980739" w:rsidP="00980739">
      <w:r>
        <w:t xml:space="preserve">4) Within 30 days of receipt, the Wage and Hour Division approves, modifies, or </w:t>
      </w:r>
    </w:p>
    <w:p w14:paraId="5C0A6114" w14:textId="77777777" w:rsidR="00980739" w:rsidRDefault="00980739" w:rsidP="00980739">
      <w:r>
        <w:t xml:space="preserve">disapproves the action via transmittal to the agency contracting officer, or </w:t>
      </w:r>
    </w:p>
    <w:p w14:paraId="153B2A90" w14:textId="77777777" w:rsidR="00980739" w:rsidRDefault="00980739" w:rsidP="00980739">
      <w:r>
        <w:t xml:space="preserve">notifies the contracting officer that additional time will be required to process </w:t>
      </w:r>
    </w:p>
    <w:p w14:paraId="19DC982D" w14:textId="77777777" w:rsidR="00980739" w:rsidRDefault="00980739" w:rsidP="00980739">
      <w:r>
        <w:t>the request.</w:t>
      </w:r>
    </w:p>
    <w:p w14:paraId="3EC6C339" w14:textId="77777777" w:rsidR="00980739" w:rsidRDefault="00980739" w:rsidP="00980739"/>
    <w:p w14:paraId="6A3C497B" w14:textId="77777777" w:rsidR="00980739" w:rsidRDefault="00980739" w:rsidP="00980739">
      <w:r>
        <w:t xml:space="preserve">5) The contracting officer transmits the Wage and Hour Division's decision to the </w:t>
      </w:r>
    </w:p>
    <w:p w14:paraId="25DBE37B" w14:textId="77777777" w:rsidR="00980739" w:rsidRDefault="00980739" w:rsidP="00980739">
      <w:r>
        <w:lastRenderedPageBreak/>
        <w:t>contractor.</w:t>
      </w:r>
    </w:p>
    <w:p w14:paraId="7FB29975" w14:textId="77777777" w:rsidR="00980739" w:rsidRDefault="00980739" w:rsidP="00980739"/>
    <w:p w14:paraId="01B60B0E" w14:textId="77777777" w:rsidR="00980739" w:rsidRDefault="00980739" w:rsidP="00980739">
      <w:r>
        <w:t xml:space="preserve">6) Each affected employee shall be furnished by the contractor with a written copy </w:t>
      </w:r>
    </w:p>
    <w:p w14:paraId="3FD2BAC7" w14:textId="77777777" w:rsidR="00980739" w:rsidRDefault="00980739" w:rsidP="00980739">
      <w:r>
        <w:t xml:space="preserve">of such determination or it shall be posted as a part of the wage determination (See </w:t>
      </w:r>
    </w:p>
    <w:p w14:paraId="125441F5" w14:textId="77777777" w:rsidR="00980739" w:rsidRDefault="00980739" w:rsidP="00980739">
      <w:r>
        <w:t>29 CFR 4.6(b)(2)(iii)).</w:t>
      </w:r>
    </w:p>
    <w:p w14:paraId="4573206E" w14:textId="77777777" w:rsidR="00980739" w:rsidRDefault="00980739" w:rsidP="00980739"/>
    <w:p w14:paraId="6CB0004A" w14:textId="77777777" w:rsidR="00980739" w:rsidRDefault="00980739" w:rsidP="00980739">
      <w:r>
        <w:t>Information required by the Regulations must be submitted on SF-1444 or bond paper.</w:t>
      </w:r>
    </w:p>
    <w:p w14:paraId="3707F90A" w14:textId="77777777" w:rsidR="00980739" w:rsidRDefault="00980739" w:rsidP="00980739"/>
    <w:p w14:paraId="47E9CCAC" w14:textId="77777777" w:rsidR="00980739" w:rsidRDefault="00980739" w:rsidP="00980739">
      <w:r>
        <w:t xml:space="preserve">When preparing a conformance request, the ""Service Contract Act Directory of </w:t>
      </w:r>
    </w:p>
    <w:p w14:paraId="6F5DCCBB" w14:textId="77777777" w:rsidR="00980739" w:rsidRDefault="00980739" w:rsidP="00980739">
      <w:r>
        <w:t xml:space="preserve">Occupations"" should be used to compare job definitions to ensure that duties </w:t>
      </w:r>
    </w:p>
    <w:p w14:paraId="7C841180" w14:textId="77777777" w:rsidR="00980739" w:rsidRDefault="00980739" w:rsidP="00980739">
      <w:r>
        <w:t xml:space="preserve">requested are not performed by a classification already listed in the wage </w:t>
      </w:r>
    </w:p>
    <w:p w14:paraId="71A0472B" w14:textId="77777777" w:rsidR="00980739" w:rsidRDefault="00980739" w:rsidP="00980739">
      <w:r>
        <w:t xml:space="preserve">determination. Remember, it is not the job title, but the required tasks that </w:t>
      </w:r>
    </w:p>
    <w:p w14:paraId="2CD73D93" w14:textId="77777777" w:rsidR="00980739" w:rsidRDefault="00980739" w:rsidP="00980739">
      <w:r>
        <w:t xml:space="preserve">determine whether a class is included in an established wage determination. </w:t>
      </w:r>
    </w:p>
    <w:p w14:paraId="5861FB1B" w14:textId="77777777" w:rsidR="00980739" w:rsidRDefault="00980739" w:rsidP="00980739">
      <w:r>
        <w:t xml:space="preserve">Conformances may not be used to artificially split, combine, or subdivide </w:t>
      </w:r>
    </w:p>
    <w:p w14:paraId="5BA94E77" w14:textId="41EB1852" w:rsidR="00980739" w:rsidRPr="000D3CE1" w:rsidRDefault="00980739" w:rsidP="00980739">
      <w:r>
        <w:t>classifications listed in the wage determination (See 29 CFR 4.152(c)(1))."</w:t>
      </w:r>
    </w:p>
    <w:sectPr w:rsidR="00980739" w:rsidRPr="000D3CE1" w:rsidSect="00BA354F">
      <w:footerReference w:type="default" r:id="rId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F5332" w14:textId="77777777" w:rsidR="0053513C" w:rsidRDefault="0053513C" w:rsidP="00DD6857">
      <w:r>
        <w:separator/>
      </w:r>
    </w:p>
  </w:endnote>
  <w:endnote w:type="continuationSeparator" w:id="0">
    <w:p w14:paraId="36A863A1" w14:textId="77777777" w:rsidR="0053513C" w:rsidRDefault="0053513C" w:rsidP="00DD6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open_sansregular">
    <w:altName w:val="Times New Roman"/>
    <w:charset w:val="00"/>
    <w:family w:val="auto"/>
    <w:pitch w:val="default"/>
  </w:font>
  <w:font w:name="FontAwesome">
    <w:charset w:val="00"/>
    <w:family w:val="auto"/>
    <w:pitch w:val="default"/>
  </w:font>
  <w:font w:name="open_sans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leobold">
    <w:charset w:val="00"/>
    <w:family w:val="auto"/>
    <w:pitch w:val="default"/>
  </w:font>
  <w:font w:name="open_sansbold_italic">
    <w:charset w:val="00"/>
    <w:family w:val="auto"/>
    <w:pitch w:val="default"/>
  </w:font>
  <w:font w:name="Trebuchet MS">
    <w:panose1 w:val="020B0603020202020204"/>
    <w:charset w:val="00"/>
    <w:family w:val="swiss"/>
    <w:pitch w:val="variable"/>
    <w:sig w:usb0="00000687" w:usb1="00000000" w:usb2="00000000" w:usb3="00000000" w:csb0="0000009F" w:csb1="00000000"/>
  </w:font>
  <w:font w:name="Aleo">
    <w:charset w:val="00"/>
    <w:family w:val="auto"/>
    <w:pitch w:val="variable"/>
    <w:sig w:usb0="00000007" w:usb1="00000000" w:usb2="00000000" w:usb3="00000000" w:csb0="0000008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479672"/>
      <w:docPartObj>
        <w:docPartGallery w:val="Page Numbers (Bottom of Page)"/>
        <w:docPartUnique/>
      </w:docPartObj>
    </w:sdtPr>
    <w:sdtContent>
      <w:p w14:paraId="2AC22215" w14:textId="7CF2984A" w:rsidR="00EE1BBD" w:rsidRDefault="00EE1BBD">
        <w:pPr>
          <w:pStyle w:val="Footer"/>
          <w:jc w:val="center"/>
        </w:pPr>
        <w:r>
          <w:fldChar w:fldCharType="begin"/>
        </w:r>
        <w:r>
          <w:instrText xml:space="preserve"> PAGE   \* MERGEFORMAT </w:instrText>
        </w:r>
        <w:r>
          <w:fldChar w:fldCharType="separate"/>
        </w:r>
        <w:r w:rsidR="00001D08">
          <w:rPr>
            <w:noProof/>
          </w:rPr>
          <w:t>15</w:t>
        </w:r>
        <w:r>
          <w:rPr>
            <w:noProof/>
          </w:rPr>
          <w:fldChar w:fldCharType="end"/>
        </w:r>
      </w:p>
    </w:sdtContent>
  </w:sdt>
  <w:p w14:paraId="2AC22216" w14:textId="77777777" w:rsidR="00EE1BBD" w:rsidRDefault="00EE1BBD" w:rsidP="00062A8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E6A59" w14:textId="77777777" w:rsidR="0053513C" w:rsidRDefault="0053513C" w:rsidP="00DD6857">
      <w:r>
        <w:separator/>
      </w:r>
    </w:p>
  </w:footnote>
  <w:footnote w:type="continuationSeparator" w:id="0">
    <w:p w14:paraId="3568FFF1" w14:textId="77777777" w:rsidR="0053513C" w:rsidRDefault="0053513C" w:rsidP="00DD68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5283"/>
    <w:multiLevelType w:val="hybridMultilevel"/>
    <w:tmpl w:val="1A4ADDD6"/>
    <w:lvl w:ilvl="0" w:tplc="0409000F">
      <w:start w:val="1"/>
      <w:numFmt w:val="decimal"/>
      <w:lvlText w:val="%1."/>
      <w:lvlJc w:val="left"/>
      <w:pPr>
        <w:ind w:left="720" w:hanging="360"/>
      </w:pPr>
    </w:lvl>
    <w:lvl w:ilvl="1" w:tplc="A044F08A">
      <w:start w:val="1"/>
      <w:numFmt w:val="lowerLetter"/>
      <w:lvlText w:val="%2."/>
      <w:lvlJc w:val="left"/>
      <w:pPr>
        <w:ind w:left="144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 w15:restartNumberingAfterBreak="0">
    <w:nsid w:val="04A907E1"/>
    <w:multiLevelType w:val="hybridMultilevel"/>
    <w:tmpl w:val="67048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F723C"/>
    <w:multiLevelType w:val="hybridMultilevel"/>
    <w:tmpl w:val="B394BBA0"/>
    <w:lvl w:ilvl="0" w:tplc="B5749F9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 w15:restartNumberingAfterBreak="0">
    <w:nsid w:val="0C1D542F"/>
    <w:multiLevelType w:val="hybridMultilevel"/>
    <w:tmpl w:val="E24E4B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5B37A3"/>
    <w:multiLevelType w:val="hybridMultilevel"/>
    <w:tmpl w:val="896ED1D0"/>
    <w:lvl w:ilvl="0" w:tplc="0409000F">
      <w:start w:val="2"/>
      <w:numFmt w:val="decimal"/>
      <w:lvlText w:val="%1."/>
      <w:lvlJc w:val="left"/>
      <w:pPr>
        <w:tabs>
          <w:tab w:val="num" w:pos="720"/>
        </w:tabs>
        <w:ind w:left="720" w:hanging="360"/>
      </w:pPr>
      <w:rPr>
        <w:rFonts w:cs="Calibri"/>
      </w:rPr>
    </w:lvl>
    <w:lvl w:ilvl="1" w:tplc="A7CA70CA">
      <w:start w:val="1"/>
      <w:numFmt w:val="lowerLetter"/>
      <w:lvlText w:val="%2."/>
      <w:lvlJc w:val="left"/>
      <w:pPr>
        <w:tabs>
          <w:tab w:val="num" w:pos="1440"/>
        </w:tabs>
        <w:ind w:left="1440" w:hanging="360"/>
      </w:pPr>
      <w:rPr>
        <w:rFonts w:cs="Calibri"/>
      </w:rPr>
    </w:lvl>
    <w:lvl w:ilvl="2" w:tplc="0409001B">
      <w:start w:val="1"/>
      <w:numFmt w:val="lowerRoman"/>
      <w:lvlText w:val="%3."/>
      <w:lvlJc w:val="right"/>
      <w:pPr>
        <w:tabs>
          <w:tab w:val="num" w:pos="2160"/>
        </w:tabs>
        <w:ind w:left="2160" w:hanging="180"/>
      </w:pPr>
      <w:rPr>
        <w:rFonts w:cs="Calibri"/>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5" w15:restartNumberingAfterBreak="0">
    <w:nsid w:val="13D45A26"/>
    <w:multiLevelType w:val="hybridMultilevel"/>
    <w:tmpl w:val="AED2606A"/>
    <w:lvl w:ilvl="0" w:tplc="5DA29BD0">
      <w:start w:val="9"/>
      <w:numFmt w:val="decimal"/>
      <w:lvlText w:val="%1."/>
      <w:lvlJc w:val="left"/>
      <w:pPr>
        <w:ind w:left="-1530" w:hanging="360"/>
      </w:pPr>
      <w:rPr>
        <w:rFonts w:hint="default"/>
        <w:sz w:val="22"/>
      </w:rPr>
    </w:lvl>
    <w:lvl w:ilvl="1" w:tplc="4AD89604">
      <w:start w:val="1"/>
      <w:numFmt w:val="decimal"/>
      <w:lvlText w:val="%2."/>
      <w:lvlJc w:val="left"/>
      <w:pPr>
        <w:ind w:left="-360" w:hanging="360"/>
      </w:pPr>
      <w:rPr>
        <w:rFonts w:hint="default"/>
        <w:sz w:val="22"/>
      </w:rPr>
    </w:lvl>
    <w:lvl w:ilvl="2" w:tplc="4AD89604">
      <w:start w:val="1"/>
      <w:numFmt w:val="decimal"/>
      <w:lvlText w:val="%3."/>
      <w:lvlJc w:val="left"/>
      <w:pPr>
        <w:ind w:left="360" w:hanging="180"/>
      </w:pPr>
      <w:rPr>
        <w:rFonts w:hint="default"/>
        <w:sz w:val="22"/>
      </w:r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6" w15:restartNumberingAfterBreak="0">
    <w:nsid w:val="17170718"/>
    <w:multiLevelType w:val="hybridMultilevel"/>
    <w:tmpl w:val="E156264A"/>
    <w:lvl w:ilvl="0" w:tplc="6ACC8BF6">
      <w:start w:val="1"/>
      <w:numFmt w:val="decimal"/>
      <w:lvlText w:val="%1."/>
      <w:lvlJc w:val="left"/>
      <w:pPr>
        <w:ind w:left="270" w:hanging="360"/>
      </w:pPr>
      <w:rPr>
        <w:rFonts w:hint="default"/>
        <w:color w:val="auto"/>
        <w:sz w:val="22"/>
      </w:rPr>
    </w:lvl>
    <w:lvl w:ilvl="1" w:tplc="2FDA0A0E">
      <w:start w:val="1"/>
      <w:numFmt w:val="lowerLetter"/>
      <w:lvlText w:val="%2."/>
      <w:lvlJc w:val="left"/>
      <w:pPr>
        <w:ind w:left="990" w:hanging="360"/>
      </w:pPr>
      <w:rPr>
        <w:color w:val="auto"/>
      </w:r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 w15:restartNumberingAfterBreak="0">
    <w:nsid w:val="1D922E47"/>
    <w:multiLevelType w:val="hybridMultilevel"/>
    <w:tmpl w:val="B412A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D4AB6"/>
    <w:multiLevelType w:val="hybridMultilevel"/>
    <w:tmpl w:val="61ECF6EC"/>
    <w:lvl w:ilvl="0" w:tplc="04090019">
      <w:start w:val="1"/>
      <w:numFmt w:val="lowerLetter"/>
      <w:lvlText w:val="%1."/>
      <w:lvlJc w:val="left"/>
      <w:pPr>
        <w:ind w:left="720" w:hanging="360"/>
      </w:pPr>
      <w:rPr>
        <w:rFonts w:cs="Times New Roman"/>
      </w:rPr>
    </w:lvl>
    <w:lvl w:ilvl="1" w:tplc="0409001B">
      <w:start w:val="1"/>
      <w:numFmt w:val="lowerRoman"/>
      <w:lvlText w:val="%2."/>
      <w:lvlJc w:val="right"/>
      <w:pPr>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4806D37"/>
    <w:multiLevelType w:val="hybridMultilevel"/>
    <w:tmpl w:val="7D1AB6F0"/>
    <w:lvl w:ilvl="0" w:tplc="5350B0B4">
      <w:start w:val="1"/>
      <w:numFmt w:val="decimal"/>
      <w:lvlText w:val="%1."/>
      <w:lvlJc w:val="left"/>
      <w:pPr>
        <w:ind w:left="930" w:hanging="360"/>
      </w:pPr>
      <w:rPr>
        <w:rFonts w:hint="default"/>
      </w:rPr>
    </w:lvl>
    <w:lvl w:ilvl="1" w:tplc="04090019">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0" w15:restartNumberingAfterBreak="0">
    <w:nsid w:val="24FB620F"/>
    <w:multiLevelType w:val="hybridMultilevel"/>
    <w:tmpl w:val="6B0E6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5837B4"/>
    <w:multiLevelType w:val="hybridMultilevel"/>
    <w:tmpl w:val="03FE7E00"/>
    <w:lvl w:ilvl="0" w:tplc="28661742">
      <w:start w:val="10"/>
      <w:numFmt w:val="decimal"/>
      <w:lvlText w:val="%1."/>
      <w:lvlJc w:val="left"/>
      <w:pPr>
        <w:ind w:left="270" w:hanging="360"/>
      </w:pPr>
      <w:rPr>
        <w:rFonts w:hint="default"/>
        <w:sz w:val="22"/>
      </w:rPr>
    </w:lvl>
    <w:lvl w:ilvl="1" w:tplc="5AEA2DBC">
      <w:start w:val="10"/>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6A636F"/>
    <w:multiLevelType w:val="hybridMultilevel"/>
    <w:tmpl w:val="662E5966"/>
    <w:lvl w:ilvl="0" w:tplc="6AA6D4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FD214CA"/>
    <w:multiLevelType w:val="hybridMultilevel"/>
    <w:tmpl w:val="B876FF96"/>
    <w:lvl w:ilvl="0" w:tplc="BE1CE77A">
      <w:start w:val="2"/>
      <w:numFmt w:val="lowerLetter"/>
      <w:lvlText w:val="%1."/>
      <w:lvlJc w:val="left"/>
      <w:pPr>
        <w:tabs>
          <w:tab w:val="num" w:pos="600"/>
        </w:tabs>
        <w:ind w:left="600" w:hanging="360"/>
      </w:pPr>
      <w:rPr>
        <w:rFonts w:cs="Calibri"/>
      </w:rPr>
    </w:lvl>
    <w:lvl w:ilvl="1" w:tplc="04090019">
      <w:start w:val="1"/>
      <w:numFmt w:val="decimal"/>
      <w:lvlText w:val="%2."/>
      <w:lvlJc w:val="left"/>
      <w:pPr>
        <w:tabs>
          <w:tab w:val="num" w:pos="1440"/>
        </w:tabs>
        <w:ind w:left="1440" w:hanging="360"/>
      </w:pPr>
      <w:rPr>
        <w:rFonts w:cs="Calibri"/>
      </w:rPr>
    </w:lvl>
    <w:lvl w:ilvl="2" w:tplc="0409001B">
      <w:start w:val="1"/>
      <w:numFmt w:val="decimal"/>
      <w:lvlText w:val="%3."/>
      <w:lvlJc w:val="left"/>
      <w:pPr>
        <w:tabs>
          <w:tab w:val="num" w:pos="2160"/>
        </w:tabs>
        <w:ind w:left="2160" w:hanging="360"/>
      </w:pPr>
      <w:rPr>
        <w:rFonts w:cs="Calibri"/>
      </w:rPr>
    </w:lvl>
    <w:lvl w:ilvl="3" w:tplc="0409000F">
      <w:start w:val="1"/>
      <w:numFmt w:val="decimal"/>
      <w:lvlText w:val="%4."/>
      <w:lvlJc w:val="left"/>
      <w:pPr>
        <w:tabs>
          <w:tab w:val="num" w:pos="2880"/>
        </w:tabs>
        <w:ind w:left="2880" w:hanging="360"/>
      </w:pPr>
      <w:rPr>
        <w:rFonts w:cs="Calibri"/>
      </w:rPr>
    </w:lvl>
    <w:lvl w:ilvl="4" w:tplc="04090019">
      <w:start w:val="1"/>
      <w:numFmt w:val="decimal"/>
      <w:lvlText w:val="%5."/>
      <w:lvlJc w:val="left"/>
      <w:pPr>
        <w:tabs>
          <w:tab w:val="num" w:pos="3600"/>
        </w:tabs>
        <w:ind w:left="3600" w:hanging="360"/>
      </w:pPr>
      <w:rPr>
        <w:rFonts w:cs="Calibri"/>
      </w:rPr>
    </w:lvl>
    <w:lvl w:ilvl="5" w:tplc="0409001B">
      <w:start w:val="1"/>
      <w:numFmt w:val="decimal"/>
      <w:lvlText w:val="%6."/>
      <w:lvlJc w:val="left"/>
      <w:pPr>
        <w:tabs>
          <w:tab w:val="num" w:pos="4320"/>
        </w:tabs>
        <w:ind w:left="4320" w:hanging="360"/>
      </w:pPr>
      <w:rPr>
        <w:rFonts w:cs="Calibri"/>
      </w:rPr>
    </w:lvl>
    <w:lvl w:ilvl="6" w:tplc="0409000F">
      <w:start w:val="1"/>
      <w:numFmt w:val="decimal"/>
      <w:lvlText w:val="%7."/>
      <w:lvlJc w:val="left"/>
      <w:pPr>
        <w:tabs>
          <w:tab w:val="num" w:pos="5040"/>
        </w:tabs>
        <w:ind w:left="5040" w:hanging="360"/>
      </w:pPr>
      <w:rPr>
        <w:rFonts w:cs="Calibri"/>
      </w:rPr>
    </w:lvl>
    <w:lvl w:ilvl="7" w:tplc="04090019">
      <w:start w:val="1"/>
      <w:numFmt w:val="decimal"/>
      <w:lvlText w:val="%8."/>
      <w:lvlJc w:val="left"/>
      <w:pPr>
        <w:tabs>
          <w:tab w:val="num" w:pos="5760"/>
        </w:tabs>
        <w:ind w:left="5760" w:hanging="360"/>
      </w:pPr>
      <w:rPr>
        <w:rFonts w:cs="Calibri"/>
      </w:rPr>
    </w:lvl>
    <w:lvl w:ilvl="8" w:tplc="0409001B">
      <w:start w:val="1"/>
      <w:numFmt w:val="decimal"/>
      <w:lvlText w:val="%9."/>
      <w:lvlJc w:val="left"/>
      <w:pPr>
        <w:tabs>
          <w:tab w:val="num" w:pos="6480"/>
        </w:tabs>
        <w:ind w:left="6480" w:hanging="360"/>
      </w:pPr>
      <w:rPr>
        <w:rFonts w:cs="Calibri"/>
      </w:rPr>
    </w:lvl>
  </w:abstractNum>
  <w:abstractNum w:abstractNumId="14" w15:restartNumberingAfterBreak="0">
    <w:nsid w:val="73B533D6"/>
    <w:multiLevelType w:val="hybridMultilevel"/>
    <w:tmpl w:val="43580EF6"/>
    <w:lvl w:ilvl="0" w:tplc="04090015">
      <w:start w:val="1"/>
      <w:numFmt w:val="upperLetter"/>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5" w15:restartNumberingAfterBreak="0">
    <w:nsid w:val="79C4270F"/>
    <w:multiLevelType w:val="hybridMultilevel"/>
    <w:tmpl w:val="88440418"/>
    <w:lvl w:ilvl="0" w:tplc="3EB2981E">
      <w:start w:val="1"/>
      <w:numFmt w:val="upperLetter"/>
      <w:lvlText w:val="(%1)"/>
      <w:lvlJc w:val="left"/>
      <w:pPr>
        <w:ind w:left="1080" w:hanging="360"/>
      </w:pPr>
      <w:rPr>
        <w:rFonts w:cs="Times New Roman"/>
        <w:b/>
      </w:rPr>
    </w:lvl>
    <w:lvl w:ilvl="1" w:tplc="04090019">
      <w:start w:val="1"/>
      <w:numFmt w:val="lowerLetter"/>
      <w:lvlText w:val="%2."/>
      <w:lvlJc w:val="left"/>
      <w:pPr>
        <w:ind w:left="1800" w:hanging="360"/>
      </w:pPr>
      <w:rPr>
        <w:rFonts w:cs="Times New Roman"/>
      </w:rPr>
    </w:lvl>
    <w:lvl w:ilvl="2" w:tplc="73DAF4AE">
      <w:start w:val="1"/>
      <w:numFmt w:val="lowerRoman"/>
      <w:lvlText w:val="%3."/>
      <w:lvlJc w:val="right"/>
      <w:pPr>
        <w:ind w:left="2520" w:hanging="180"/>
      </w:pPr>
      <w:rPr>
        <w:rFonts w:cs="Times New Roman"/>
        <w:i/>
      </w:rPr>
    </w:lvl>
    <w:lvl w:ilvl="3" w:tplc="0409000F">
      <w:start w:val="1"/>
      <w:numFmt w:val="decimal"/>
      <w:lvlText w:val="%4."/>
      <w:lvlJc w:val="left"/>
      <w:pPr>
        <w:ind w:left="324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num w:numId="1">
    <w:abstractNumId w:val="3"/>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8"/>
  </w:num>
  <w:num w:numId="5">
    <w:abstractNumId w:val="1"/>
  </w:num>
  <w:num w:numId="6">
    <w:abstractNumId w:val="7"/>
  </w:num>
  <w:num w:numId="7">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9"/>
  </w:num>
  <w:num w:numId="12">
    <w:abstractNumId w:val="6"/>
  </w:num>
  <w:num w:numId="13">
    <w:abstractNumId w:val="5"/>
  </w:num>
  <w:num w:numId="14">
    <w:abstractNumId w:val="11"/>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0"/>
  </w:num>
  <w:num w:numId="18">
    <w:abstractNumId w:val="14"/>
  </w:num>
  <w:num w:numId="1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mba, Gere A CIV USN MSC">
    <w15:presenceInfo w15:providerId="AD" w15:userId="S-1-5-21-2059745449-1667174413-429473603-28224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AwtDQxNzMwMzQyNjNR0lEKTi0uzszPAykwqwUASjLZrywAAAA="/>
  </w:docVars>
  <w:rsids>
    <w:rsidRoot w:val="00715383"/>
    <w:rsid w:val="0000029C"/>
    <w:rsid w:val="00001303"/>
    <w:rsid w:val="00001D08"/>
    <w:rsid w:val="00010FCC"/>
    <w:rsid w:val="000207BA"/>
    <w:rsid w:val="00020CF0"/>
    <w:rsid w:val="00021FBB"/>
    <w:rsid w:val="00025680"/>
    <w:rsid w:val="00027C61"/>
    <w:rsid w:val="00032961"/>
    <w:rsid w:val="00032ABD"/>
    <w:rsid w:val="00035823"/>
    <w:rsid w:val="000359AE"/>
    <w:rsid w:val="000405F7"/>
    <w:rsid w:val="000420A4"/>
    <w:rsid w:val="00047A9F"/>
    <w:rsid w:val="0005230B"/>
    <w:rsid w:val="00052C26"/>
    <w:rsid w:val="00057B25"/>
    <w:rsid w:val="00062A8D"/>
    <w:rsid w:val="000661F7"/>
    <w:rsid w:val="0007399C"/>
    <w:rsid w:val="00077642"/>
    <w:rsid w:val="00077E52"/>
    <w:rsid w:val="0008379B"/>
    <w:rsid w:val="00084BB6"/>
    <w:rsid w:val="00092821"/>
    <w:rsid w:val="000933B9"/>
    <w:rsid w:val="00094ACC"/>
    <w:rsid w:val="00096E0A"/>
    <w:rsid w:val="00097F75"/>
    <w:rsid w:val="000A0739"/>
    <w:rsid w:val="000A1738"/>
    <w:rsid w:val="000A2251"/>
    <w:rsid w:val="000A597B"/>
    <w:rsid w:val="000B0B9B"/>
    <w:rsid w:val="000B17D9"/>
    <w:rsid w:val="000C1A69"/>
    <w:rsid w:val="000C4340"/>
    <w:rsid w:val="000D0CA1"/>
    <w:rsid w:val="000D1134"/>
    <w:rsid w:val="000D1BB2"/>
    <w:rsid w:val="000D324B"/>
    <w:rsid w:val="000D34D3"/>
    <w:rsid w:val="000D3CE1"/>
    <w:rsid w:val="000D7E12"/>
    <w:rsid w:val="000E2770"/>
    <w:rsid w:val="000E5C2A"/>
    <w:rsid w:val="000E732F"/>
    <w:rsid w:val="000F2451"/>
    <w:rsid w:val="000F7632"/>
    <w:rsid w:val="001009B6"/>
    <w:rsid w:val="0010593F"/>
    <w:rsid w:val="00113D83"/>
    <w:rsid w:val="001147D6"/>
    <w:rsid w:val="001176C4"/>
    <w:rsid w:val="00124641"/>
    <w:rsid w:val="001264AB"/>
    <w:rsid w:val="00126DCC"/>
    <w:rsid w:val="00127A63"/>
    <w:rsid w:val="00133F73"/>
    <w:rsid w:val="00134B59"/>
    <w:rsid w:val="00152D08"/>
    <w:rsid w:val="00156373"/>
    <w:rsid w:val="00161A39"/>
    <w:rsid w:val="00161D98"/>
    <w:rsid w:val="001663A1"/>
    <w:rsid w:val="00167BE0"/>
    <w:rsid w:val="00170867"/>
    <w:rsid w:val="00174B25"/>
    <w:rsid w:val="001760A5"/>
    <w:rsid w:val="001774C8"/>
    <w:rsid w:val="001779EC"/>
    <w:rsid w:val="00180702"/>
    <w:rsid w:val="00182AE5"/>
    <w:rsid w:val="0019015C"/>
    <w:rsid w:val="001A0E67"/>
    <w:rsid w:val="001A2815"/>
    <w:rsid w:val="001B1575"/>
    <w:rsid w:val="001B15D2"/>
    <w:rsid w:val="001B531A"/>
    <w:rsid w:val="001C24EA"/>
    <w:rsid w:val="001C5D04"/>
    <w:rsid w:val="001C6110"/>
    <w:rsid w:val="001C6566"/>
    <w:rsid w:val="001D0CDF"/>
    <w:rsid w:val="001D5CE7"/>
    <w:rsid w:val="001E1C52"/>
    <w:rsid w:val="001F2D29"/>
    <w:rsid w:val="001F5FC3"/>
    <w:rsid w:val="001F64B8"/>
    <w:rsid w:val="00201235"/>
    <w:rsid w:val="00204AB3"/>
    <w:rsid w:val="00204BAD"/>
    <w:rsid w:val="00205EF8"/>
    <w:rsid w:val="00207424"/>
    <w:rsid w:val="00211953"/>
    <w:rsid w:val="00226968"/>
    <w:rsid w:val="00230292"/>
    <w:rsid w:val="002366E5"/>
    <w:rsid w:val="00236C06"/>
    <w:rsid w:val="00245579"/>
    <w:rsid w:val="00246B39"/>
    <w:rsid w:val="00247B6B"/>
    <w:rsid w:val="0025154E"/>
    <w:rsid w:val="00254C4E"/>
    <w:rsid w:val="00255A53"/>
    <w:rsid w:val="0025785C"/>
    <w:rsid w:val="0027325B"/>
    <w:rsid w:val="0027413B"/>
    <w:rsid w:val="00276230"/>
    <w:rsid w:val="00282949"/>
    <w:rsid w:val="002835FD"/>
    <w:rsid w:val="002853CB"/>
    <w:rsid w:val="002914E2"/>
    <w:rsid w:val="00291C46"/>
    <w:rsid w:val="00292678"/>
    <w:rsid w:val="002A0DA9"/>
    <w:rsid w:val="002A0EDD"/>
    <w:rsid w:val="002A2D99"/>
    <w:rsid w:val="002A2F80"/>
    <w:rsid w:val="002B2209"/>
    <w:rsid w:val="002B4AC7"/>
    <w:rsid w:val="002C006E"/>
    <w:rsid w:val="002C32A1"/>
    <w:rsid w:val="002C3650"/>
    <w:rsid w:val="002C5831"/>
    <w:rsid w:val="002C5943"/>
    <w:rsid w:val="002D146C"/>
    <w:rsid w:val="002D2AFE"/>
    <w:rsid w:val="002D2D76"/>
    <w:rsid w:val="002E0A13"/>
    <w:rsid w:val="002E1107"/>
    <w:rsid w:val="002E222C"/>
    <w:rsid w:val="002E3161"/>
    <w:rsid w:val="002E4EBB"/>
    <w:rsid w:val="002F5C42"/>
    <w:rsid w:val="002F6358"/>
    <w:rsid w:val="002F7D35"/>
    <w:rsid w:val="00300214"/>
    <w:rsid w:val="003008B7"/>
    <w:rsid w:val="00300BC5"/>
    <w:rsid w:val="003021E8"/>
    <w:rsid w:val="00302833"/>
    <w:rsid w:val="00304582"/>
    <w:rsid w:val="00313D4D"/>
    <w:rsid w:val="00320699"/>
    <w:rsid w:val="0032429D"/>
    <w:rsid w:val="00324EC2"/>
    <w:rsid w:val="00326F6A"/>
    <w:rsid w:val="003315CC"/>
    <w:rsid w:val="00331942"/>
    <w:rsid w:val="00331AFE"/>
    <w:rsid w:val="0033260D"/>
    <w:rsid w:val="0033400B"/>
    <w:rsid w:val="00336464"/>
    <w:rsid w:val="003366B0"/>
    <w:rsid w:val="0034055F"/>
    <w:rsid w:val="0034361F"/>
    <w:rsid w:val="00343A58"/>
    <w:rsid w:val="00350301"/>
    <w:rsid w:val="0035142E"/>
    <w:rsid w:val="003515DE"/>
    <w:rsid w:val="00351F71"/>
    <w:rsid w:val="00352CC9"/>
    <w:rsid w:val="00354C38"/>
    <w:rsid w:val="00362051"/>
    <w:rsid w:val="00367045"/>
    <w:rsid w:val="003702C5"/>
    <w:rsid w:val="00370B53"/>
    <w:rsid w:val="003732A5"/>
    <w:rsid w:val="0038165C"/>
    <w:rsid w:val="0038497E"/>
    <w:rsid w:val="00385383"/>
    <w:rsid w:val="00385E83"/>
    <w:rsid w:val="00390B2E"/>
    <w:rsid w:val="00391A84"/>
    <w:rsid w:val="00395A51"/>
    <w:rsid w:val="00396A62"/>
    <w:rsid w:val="0039738D"/>
    <w:rsid w:val="003A00D9"/>
    <w:rsid w:val="003A1B79"/>
    <w:rsid w:val="003A2D75"/>
    <w:rsid w:val="003C5296"/>
    <w:rsid w:val="003C6D61"/>
    <w:rsid w:val="003D3566"/>
    <w:rsid w:val="003D523C"/>
    <w:rsid w:val="003D5C93"/>
    <w:rsid w:val="003E13E4"/>
    <w:rsid w:val="003E68AB"/>
    <w:rsid w:val="003E7AC8"/>
    <w:rsid w:val="003F0CB1"/>
    <w:rsid w:val="003F3B87"/>
    <w:rsid w:val="003F4D5B"/>
    <w:rsid w:val="0040269D"/>
    <w:rsid w:val="00403341"/>
    <w:rsid w:val="00404363"/>
    <w:rsid w:val="0041260F"/>
    <w:rsid w:val="0041319F"/>
    <w:rsid w:val="0041558D"/>
    <w:rsid w:val="00415594"/>
    <w:rsid w:val="0041582C"/>
    <w:rsid w:val="004170DA"/>
    <w:rsid w:val="00417F28"/>
    <w:rsid w:val="004208E9"/>
    <w:rsid w:val="00421D41"/>
    <w:rsid w:val="004223D4"/>
    <w:rsid w:val="00423D93"/>
    <w:rsid w:val="0043718F"/>
    <w:rsid w:val="00437337"/>
    <w:rsid w:val="00441B50"/>
    <w:rsid w:val="00443EE2"/>
    <w:rsid w:val="00444B16"/>
    <w:rsid w:val="00453CFA"/>
    <w:rsid w:val="00454422"/>
    <w:rsid w:val="00454434"/>
    <w:rsid w:val="0045747F"/>
    <w:rsid w:val="00457897"/>
    <w:rsid w:val="00461D82"/>
    <w:rsid w:val="0046778A"/>
    <w:rsid w:val="00470970"/>
    <w:rsid w:val="00474BBC"/>
    <w:rsid w:val="004762C4"/>
    <w:rsid w:val="00477672"/>
    <w:rsid w:val="00482903"/>
    <w:rsid w:val="004839CE"/>
    <w:rsid w:val="00483D04"/>
    <w:rsid w:val="0048656D"/>
    <w:rsid w:val="00490660"/>
    <w:rsid w:val="004916F8"/>
    <w:rsid w:val="00491798"/>
    <w:rsid w:val="00491A70"/>
    <w:rsid w:val="00491C87"/>
    <w:rsid w:val="00492C0A"/>
    <w:rsid w:val="004935F0"/>
    <w:rsid w:val="00493A31"/>
    <w:rsid w:val="00497843"/>
    <w:rsid w:val="004A03E6"/>
    <w:rsid w:val="004A0446"/>
    <w:rsid w:val="004A1963"/>
    <w:rsid w:val="004A1B2B"/>
    <w:rsid w:val="004A5A40"/>
    <w:rsid w:val="004A5E81"/>
    <w:rsid w:val="004A62C2"/>
    <w:rsid w:val="004A70B8"/>
    <w:rsid w:val="004B0E15"/>
    <w:rsid w:val="004B187D"/>
    <w:rsid w:val="004B2205"/>
    <w:rsid w:val="004B4BD7"/>
    <w:rsid w:val="004B77A8"/>
    <w:rsid w:val="004C1F2C"/>
    <w:rsid w:val="004C29AD"/>
    <w:rsid w:val="004C5FDE"/>
    <w:rsid w:val="004D0DC5"/>
    <w:rsid w:val="004D5861"/>
    <w:rsid w:val="004D5CFF"/>
    <w:rsid w:val="004E0B47"/>
    <w:rsid w:val="004E1251"/>
    <w:rsid w:val="004E438B"/>
    <w:rsid w:val="004E5C7E"/>
    <w:rsid w:val="004E67DB"/>
    <w:rsid w:val="004E76A0"/>
    <w:rsid w:val="004F087E"/>
    <w:rsid w:val="004F2D7E"/>
    <w:rsid w:val="004F5507"/>
    <w:rsid w:val="00500A88"/>
    <w:rsid w:val="005024DE"/>
    <w:rsid w:val="005039A2"/>
    <w:rsid w:val="005072E9"/>
    <w:rsid w:val="00511768"/>
    <w:rsid w:val="005127DD"/>
    <w:rsid w:val="0051396E"/>
    <w:rsid w:val="00514876"/>
    <w:rsid w:val="0051598E"/>
    <w:rsid w:val="0053513C"/>
    <w:rsid w:val="005406D7"/>
    <w:rsid w:val="0054194B"/>
    <w:rsid w:val="00543FF2"/>
    <w:rsid w:val="00550A9C"/>
    <w:rsid w:val="00562B23"/>
    <w:rsid w:val="00563F94"/>
    <w:rsid w:val="00564D2B"/>
    <w:rsid w:val="00567BA6"/>
    <w:rsid w:val="00571DDF"/>
    <w:rsid w:val="00574719"/>
    <w:rsid w:val="00576781"/>
    <w:rsid w:val="005769C1"/>
    <w:rsid w:val="00581027"/>
    <w:rsid w:val="00582250"/>
    <w:rsid w:val="00582F18"/>
    <w:rsid w:val="005839B1"/>
    <w:rsid w:val="00585547"/>
    <w:rsid w:val="00591853"/>
    <w:rsid w:val="00593E45"/>
    <w:rsid w:val="00595193"/>
    <w:rsid w:val="00596515"/>
    <w:rsid w:val="005967D8"/>
    <w:rsid w:val="005A0142"/>
    <w:rsid w:val="005A70B7"/>
    <w:rsid w:val="005B0647"/>
    <w:rsid w:val="005B0701"/>
    <w:rsid w:val="005B64DE"/>
    <w:rsid w:val="005B6E81"/>
    <w:rsid w:val="005C15B6"/>
    <w:rsid w:val="005C2529"/>
    <w:rsid w:val="005C6FD6"/>
    <w:rsid w:val="005D0CD7"/>
    <w:rsid w:val="005D4867"/>
    <w:rsid w:val="005D775B"/>
    <w:rsid w:val="005D7860"/>
    <w:rsid w:val="005E1D06"/>
    <w:rsid w:val="005E2D0A"/>
    <w:rsid w:val="005F3C45"/>
    <w:rsid w:val="005F5A56"/>
    <w:rsid w:val="00601DC5"/>
    <w:rsid w:val="00603E43"/>
    <w:rsid w:val="006053DB"/>
    <w:rsid w:val="00607115"/>
    <w:rsid w:val="006103C9"/>
    <w:rsid w:val="00610CFC"/>
    <w:rsid w:val="00617070"/>
    <w:rsid w:val="006214F2"/>
    <w:rsid w:val="0062504C"/>
    <w:rsid w:val="00627EE4"/>
    <w:rsid w:val="00630489"/>
    <w:rsid w:val="00641EE1"/>
    <w:rsid w:val="0064296A"/>
    <w:rsid w:val="00644EFD"/>
    <w:rsid w:val="00656E3A"/>
    <w:rsid w:val="006605BD"/>
    <w:rsid w:val="00666968"/>
    <w:rsid w:val="006812AF"/>
    <w:rsid w:val="00681E58"/>
    <w:rsid w:val="006862DF"/>
    <w:rsid w:val="00694013"/>
    <w:rsid w:val="00695A91"/>
    <w:rsid w:val="00697814"/>
    <w:rsid w:val="006A0C8A"/>
    <w:rsid w:val="006A3F5F"/>
    <w:rsid w:val="006B00A3"/>
    <w:rsid w:val="006B05B0"/>
    <w:rsid w:val="006B2487"/>
    <w:rsid w:val="006B734F"/>
    <w:rsid w:val="006C29F3"/>
    <w:rsid w:val="006C406B"/>
    <w:rsid w:val="006C6DEB"/>
    <w:rsid w:val="006D0903"/>
    <w:rsid w:val="006D0EDE"/>
    <w:rsid w:val="006D0F64"/>
    <w:rsid w:val="006D5F0A"/>
    <w:rsid w:val="006D7E89"/>
    <w:rsid w:val="006E3CB9"/>
    <w:rsid w:val="006E53E9"/>
    <w:rsid w:val="006E5AF8"/>
    <w:rsid w:val="006F2C98"/>
    <w:rsid w:val="006F5370"/>
    <w:rsid w:val="006F6686"/>
    <w:rsid w:val="007130E0"/>
    <w:rsid w:val="00715383"/>
    <w:rsid w:val="00721197"/>
    <w:rsid w:val="00724E82"/>
    <w:rsid w:val="00730860"/>
    <w:rsid w:val="00756B7E"/>
    <w:rsid w:val="00757D9D"/>
    <w:rsid w:val="007637F5"/>
    <w:rsid w:val="00764955"/>
    <w:rsid w:val="007672B9"/>
    <w:rsid w:val="00770117"/>
    <w:rsid w:val="0078136E"/>
    <w:rsid w:val="007831F2"/>
    <w:rsid w:val="007873CC"/>
    <w:rsid w:val="00797772"/>
    <w:rsid w:val="007A1352"/>
    <w:rsid w:val="007A1823"/>
    <w:rsid w:val="007B535F"/>
    <w:rsid w:val="007B6229"/>
    <w:rsid w:val="007B6972"/>
    <w:rsid w:val="007D21F5"/>
    <w:rsid w:val="007D4821"/>
    <w:rsid w:val="007D4959"/>
    <w:rsid w:val="007D58B8"/>
    <w:rsid w:val="007F7C2D"/>
    <w:rsid w:val="00801872"/>
    <w:rsid w:val="00804251"/>
    <w:rsid w:val="0081532B"/>
    <w:rsid w:val="00820285"/>
    <w:rsid w:val="008243D5"/>
    <w:rsid w:val="00824700"/>
    <w:rsid w:val="00826334"/>
    <w:rsid w:val="008308C7"/>
    <w:rsid w:val="00832FEB"/>
    <w:rsid w:val="00836C42"/>
    <w:rsid w:val="0084081D"/>
    <w:rsid w:val="00840891"/>
    <w:rsid w:val="0084313F"/>
    <w:rsid w:val="00844B18"/>
    <w:rsid w:val="00846574"/>
    <w:rsid w:val="00850F2C"/>
    <w:rsid w:val="008529E5"/>
    <w:rsid w:val="008535BA"/>
    <w:rsid w:val="00854492"/>
    <w:rsid w:val="00854C2E"/>
    <w:rsid w:val="00856FD0"/>
    <w:rsid w:val="00863648"/>
    <w:rsid w:val="0086564F"/>
    <w:rsid w:val="00865B4B"/>
    <w:rsid w:val="00874DB1"/>
    <w:rsid w:val="008753FC"/>
    <w:rsid w:val="00875CC6"/>
    <w:rsid w:val="00882AFB"/>
    <w:rsid w:val="0088740F"/>
    <w:rsid w:val="00887EBE"/>
    <w:rsid w:val="008976D5"/>
    <w:rsid w:val="00897C24"/>
    <w:rsid w:val="008A2E4A"/>
    <w:rsid w:val="008B008E"/>
    <w:rsid w:val="008B4A70"/>
    <w:rsid w:val="008B603F"/>
    <w:rsid w:val="008B75E3"/>
    <w:rsid w:val="008B7EBA"/>
    <w:rsid w:val="008C061B"/>
    <w:rsid w:val="008C358A"/>
    <w:rsid w:val="008C3D78"/>
    <w:rsid w:val="008C59A2"/>
    <w:rsid w:val="008C7933"/>
    <w:rsid w:val="008D1318"/>
    <w:rsid w:val="008D6870"/>
    <w:rsid w:val="008D6D44"/>
    <w:rsid w:val="008E43C2"/>
    <w:rsid w:val="008E45B2"/>
    <w:rsid w:val="008E50DD"/>
    <w:rsid w:val="008F285D"/>
    <w:rsid w:val="008F3100"/>
    <w:rsid w:val="008F5C5D"/>
    <w:rsid w:val="00917173"/>
    <w:rsid w:val="00920FA8"/>
    <w:rsid w:val="009235D6"/>
    <w:rsid w:val="00926758"/>
    <w:rsid w:val="00926816"/>
    <w:rsid w:val="00932606"/>
    <w:rsid w:val="00935821"/>
    <w:rsid w:val="009402BA"/>
    <w:rsid w:val="00941AFE"/>
    <w:rsid w:val="0094714D"/>
    <w:rsid w:val="009517A8"/>
    <w:rsid w:val="009523C0"/>
    <w:rsid w:val="0095284C"/>
    <w:rsid w:val="00957922"/>
    <w:rsid w:val="00957C0D"/>
    <w:rsid w:val="009600A7"/>
    <w:rsid w:val="009603AA"/>
    <w:rsid w:val="009604D3"/>
    <w:rsid w:val="00960A5E"/>
    <w:rsid w:val="0096178E"/>
    <w:rsid w:val="00962185"/>
    <w:rsid w:val="009629FA"/>
    <w:rsid w:val="00963368"/>
    <w:rsid w:val="009659D1"/>
    <w:rsid w:val="009663FB"/>
    <w:rsid w:val="00980739"/>
    <w:rsid w:val="009842AC"/>
    <w:rsid w:val="0099417D"/>
    <w:rsid w:val="00996CFA"/>
    <w:rsid w:val="00997AC6"/>
    <w:rsid w:val="009A41B6"/>
    <w:rsid w:val="009A51A0"/>
    <w:rsid w:val="009A574E"/>
    <w:rsid w:val="009A5F31"/>
    <w:rsid w:val="009A7683"/>
    <w:rsid w:val="009B430E"/>
    <w:rsid w:val="009B5FB2"/>
    <w:rsid w:val="009B61BB"/>
    <w:rsid w:val="009B7595"/>
    <w:rsid w:val="009C17CA"/>
    <w:rsid w:val="009C1CF1"/>
    <w:rsid w:val="009C1FE3"/>
    <w:rsid w:val="009D03D2"/>
    <w:rsid w:val="009D054B"/>
    <w:rsid w:val="009D13EF"/>
    <w:rsid w:val="009E0BA7"/>
    <w:rsid w:val="009E17E4"/>
    <w:rsid w:val="009F2F3D"/>
    <w:rsid w:val="009F30F5"/>
    <w:rsid w:val="009F3D57"/>
    <w:rsid w:val="009F581E"/>
    <w:rsid w:val="009F7089"/>
    <w:rsid w:val="00A00327"/>
    <w:rsid w:val="00A016E4"/>
    <w:rsid w:val="00A0480A"/>
    <w:rsid w:val="00A04B4E"/>
    <w:rsid w:val="00A051E5"/>
    <w:rsid w:val="00A11C5C"/>
    <w:rsid w:val="00A12F28"/>
    <w:rsid w:val="00A233F9"/>
    <w:rsid w:val="00A25319"/>
    <w:rsid w:val="00A27A6F"/>
    <w:rsid w:val="00A357A7"/>
    <w:rsid w:val="00A41A65"/>
    <w:rsid w:val="00A43F91"/>
    <w:rsid w:val="00A5058D"/>
    <w:rsid w:val="00A51D3E"/>
    <w:rsid w:val="00A54634"/>
    <w:rsid w:val="00A558D2"/>
    <w:rsid w:val="00A64724"/>
    <w:rsid w:val="00A65F6C"/>
    <w:rsid w:val="00A734A1"/>
    <w:rsid w:val="00A734B4"/>
    <w:rsid w:val="00A75F80"/>
    <w:rsid w:val="00A804C5"/>
    <w:rsid w:val="00A80785"/>
    <w:rsid w:val="00A83490"/>
    <w:rsid w:val="00A851CF"/>
    <w:rsid w:val="00A9014B"/>
    <w:rsid w:val="00A924FD"/>
    <w:rsid w:val="00A9485B"/>
    <w:rsid w:val="00A95029"/>
    <w:rsid w:val="00A974E9"/>
    <w:rsid w:val="00AA0ED0"/>
    <w:rsid w:val="00AA2D7A"/>
    <w:rsid w:val="00AA7249"/>
    <w:rsid w:val="00AB52BF"/>
    <w:rsid w:val="00AC3F35"/>
    <w:rsid w:val="00AC444E"/>
    <w:rsid w:val="00AD2FE5"/>
    <w:rsid w:val="00AD3AE0"/>
    <w:rsid w:val="00AD3C7C"/>
    <w:rsid w:val="00AD4BC4"/>
    <w:rsid w:val="00AD5364"/>
    <w:rsid w:val="00AD55BA"/>
    <w:rsid w:val="00AD5D7C"/>
    <w:rsid w:val="00AD75EF"/>
    <w:rsid w:val="00AE0381"/>
    <w:rsid w:val="00AE0D94"/>
    <w:rsid w:val="00AE1698"/>
    <w:rsid w:val="00AF4266"/>
    <w:rsid w:val="00AF628C"/>
    <w:rsid w:val="00B004E1"/>
    <w:rsid w:val="00B00DA8"/>
    <w:rsid w:val="00B0157C"/>
    <w:rsid w:val="00B04FF2"/>
    <w:rsid w:val="00B1109B"/>
    <w:rsid w:val="00B11420"/>
    <w:rsid w:val="00B123CB"/>
    <w:rsid w:val="00B141F0"/>
    <w:rsid w:val="00B170B0"/>
    <w:rsid w:val="00B20D10"/>
    <w:rsid w:val="00B20E5A"/>
    <w:rsid w:val="00B2105A"/>
    <w:rsid w:val="00B21A91"/>
    <w:rsid w:val="00B26B0D"/>
    <w:rsid w:val="00B3371E"/>
    <w:rsid w:val="00B42A38"/>
    <w:rsid w:val="00B43992"/>
    <w:rsid w:val="00B446AC"/>
    <w:rsid w:val="00B448E8"/>
    <w:rsid w:val="00B45346"/>
    <w:rsid w:val="00B509F9"/>
    <w:rsid w:val="00B536D5"/>
    <w:rsid w:val="00B54253"/>
    <w:rsid w:val="00B5559C"/>
    <w:rsid w:val="00B57CAE"/>
    <w:rsid w:val="00B60BA0"/>
    <w:rsid w:val="00B628E4"/>
    <w:rsid w:val="00B63005"/>
    <w:rsid w:val="00B63F57"/>
    <w:rsid w:val="00B6518A"/>
    <w:rsid w:val="00B6624A"/>
    <w:rsid w:val="00B66C8C"/>
    <w:rsid w:val="00B703E4"/>
    <w:rsid w:val="00B70614"/>
    <w:rsid w:val="00B70957"/>
    <w:rsid w:val="00B71808"/>
    <w:rsid w:val="00B72E98"/>
    <w:rsid w:val="00B76446"/>
    <w:rsid w:val="00B80E4E"/>
    <w:rsid w:val="00B833D1"/>
    <w:rsid w:val="00B83974"/>
    <w:rsid w:val="00B947B9"/>
    <w:rsid w:val="00BA00AA"/>
    <w:rsid w:val="00BA1C04"/>
    <w:rsid w:val="00BA354F"/>
    <w:rsid w:val="00BA38E9"/>
    <w:rsid w:val="00BA3B53"/>
    <w:rsid w:val="00BA7408"/>
    <w:rsid w:val="00BB52CF"/>
    <w:rsid w:val="00BB6640"/>
    <w:rsid w:val="00BB7479"/>
    <w:rsid w:val="00BB7712"/>
    <w:rsid w:val="00BB7C8C"/>
    <w:rsid w:val="00BC1EEB"/>
    <w:rsid w:val="00BC3987"/>
    <w:rsid w:val="00BC62E5"/>
    <w:rsid w:val="00BC76A6"/>
    <w:rsid w:val="00BD0B57"/>
    <w:rsid w:val="00BD116E"/>
    <w:rsid w:val="00BD235A"/>
    <w:rsid w:val="00BD4BAF"/>
    <w:rsid w:val="00BD4FB6"/>
    <w:rsid w:val="00BD570E"/>
    <w:rsid w:val="00BE2D79"/>
    <w:rsid w:val="00BE36F8"/>
    <w:rsid w:val="00BE69BD"/>
    <w:rsid w:val="00BE718E"/>
    <w:rsid w:val="00BF2079"/>
    <w:rsid w:val="00BF2A53"/>
    <w:rsid w:val="00BF4402"/>
    <w:rsid w:val="00C00619"/>
    <w:rsid w:val="00C10B8D"/>
    <w:rsid w:val="00C10C2B"/>
    <w:rsid w:val="00C157B8"/>
    <w:rsid w:val="00C1581C"/>
    <w:rsid w:val="00C20879"/>
    <w:rsid w:val="00C22022"/>
    <w:rsid w:val="00C22AF3"/>
    <w:rsid w:val="00C24815"/>
    <w:rsid w:val="00C321C1"/>
    <w:rsid w:val="00C35015"/>
    <w:rsid w:val="00C4479A"/>
    <w:rsid w:val="00C4491C"/>
    <w:rsid w:val="00C450AB"/>
    <w:rsid w:val="00C46AE8"/>
    <w:rsid w:val="00C55314"/>
    <w:rsid w:val="00C56D0B"/>
    <w:rsid w:val="00C57908"/>
    <w:rsid w:val="00C623BC"/>
    <w:rsid w:val="00C6420B"/>
    <w:rsid w:val="00C6485E"/>
    <w:rsid w:val="00C67A3C"/>
    <w:rsid w:val="00C722D5"/>
    <w:rsid w:val="00C77E10"/>
    <w:rsid w:val="00C82DBF"/>
    <w:rsid w:val="00C836D5"/>
    <w:rsid w:val="00C837B0"/>
    <w:rsid w:val="00C85549"/>
    <w:rsid w:val="00C95AA1"/>
    <w:rsid w:val="00C97CFF"/>
    <w:rsid w:val="00CA0508"/>
    <w:rsid w:val="00CA1D22"/>
    <w:rsid w:val="00CA2C98"/>
    <w:rsid w:val="00CA35BD"/>
    <w:rsid w:val="00CA6E06"/>
    <w:rsid w:val="00CA765E"/>
    <w:rsid w:val="00CB24DA"/>
    <w:rsid w:val="00CB265D"/>
    <w:rsid w:val="00CB690A"/>
    <w:rsid w:val="00CB7A08"/>
    <w:rsid w:val="00CC3B59"/>
    <w:rsid w:val="00CC5300"/>
    <w:rsid w:val="00CD3770"/>
    <w:rsid w:val="00CD425B"/>
    <w:rsid w:val="00CD4266"/>
    <w:rsid w:val="00CD4444"/>
    <w:rsid w:val="00CD4805"/>
    <w:rsid w:val="00CD4CCC"/>
    <w:rsid w:val="00CD59A5"/>
    <w:rsid w:val="00CD6B6D"/>
    <w:rsid w:val="00CD769F"/>
    <w:rsid w:val="00CE0D79"/>
    <w:rsid w:val="00CE5961"/>
    <w:rsid w:val="00CF20CA"/>
    <w:rsid w:val="00CF41C6"/>
    <w:rsid w:val="00CF49CF"/>
    <w:rsid w:val="00CF574F"/>
    <w:rsid w:val="00CF5782"/>
    <w:rsid w:val="00D03874"/>
    <w:rsid w:val="00D0501E"/>
    <w:rsid w:val="00D13469"/>
    <w:rsid w:val="00D14FC6"/>
    <w:rsid w:val="00D179D9"/>
    <w:rsid w:val="00D24166"/>
    <w:rsid w:val="00D244C1"/>
    <w:rsid w:val="00D24C90"/>
    <w:rsid w:val="00D24D83"/>
    <w:rsid w:val="00D27529"/>
    <w:rsid w:val="00D27E21"/>
    <w:rsid w:val="00D30A7E"/>
    <w:rsid w:val="00D3283F"/>
    <w:rsid w:val="00D332F9"/>
    <w:rsid w:val="00D3597A"/>
    <w:rsid w:val="00D5543A"/>
    <w:rsid w:val="00D561C0"/>
    <w:rsid w:val="00D6154F"/>
    <w:rsid w:val="00D64D69"/>
    <w:rsid w:val="00D6538C"/>
    <w:rsid w:val="00D65EF9"/>
    <w:rsid w:val="00D704EB"/>
    <w:rsid w:val="00D74DAC"/>
    <w:rsid w:val="00D77865"/>
    <w:rsid w:val="00D77FDB"/>
    <w:rsid w:val="00D80615"/>
    <w:rsid w:val="00D81846"/>
    <w:rsid w:val="00D82E05"/>
    <w:rsid w:val="00D85934"/>
    <w:rsid w:val="00D910A4"/>
    <w:rsid w:val="00D9485A"/>
    <w:rsid w:val="00D9699C"/>
    <w:rsid w:val="00DA6E73"/>
    <w:rsid w:val="00DB04AF"/>
    <w:rsid w:val="00DB0D95"/>
    <w:rsid w:val="00DB65FD"/>
    <w:rsid w:val="00DB7876"/>
    <w:rsid w:val="00DC0FFD"/>
    <w:rsid w:val="00DC330F"/>
    <w:rsid w:val="00DC5655"/>
    <w:rsid w:val="00DD5E81"/>
    <w:rsid w:val="00DD5F75"/>
    <w:rsid w:val="00DD6857"/>
    <w:rsid w:val="00DE258A"/>
    <w:rsid w:val="00DE4504"/>
    <w:rsid w:val="00DE5A3D"/>
    <w:rsid w:val="00DE5B41"/>
    <w:rsid w:val="00DE62D6"/>
    <w:rsid w:val="00DE793E"/>
    <w:rsid w:val="00DF38B0"/>
    <w:rsid w:val="00DF5D6E"/>
    <w:rsid w:val="00DF7FF4"/>
    <w:rsid w:val="00E01651"/>
    <w:rsid w:val="00E03ABB"/>
    <w:rsid w:val="00E059D1"/>
    <w:rsid w:val="00E07C57"/>
    <w:rsid w:val="00E1028C"/>
    <w:rsid w:val="00E10826"/>
    <w:rsid w:val="00E12107"/>
    <w:rsid w:val="00E15D8A"/>
    <w:rsid w:val="00E20FDF"/>
    <w:rsid w:val="00E260A4"/>
    <w:rsid w:val="00E304E2"/>
    <w:rsid w:val="00E31672"/>
    <w:rsid w:val="00E323C3"/>
    <w:rsid w:val="00E32F83"/>
    <w:rsid w:val="00E348F3"/>
    <w:rsid w:val="00E35A6D"/>
    <w:rsid w:val="00E36EEF"/>
    <w:rsid w:val="00E4118B"/>
    <w:rsid w:val="00E41CC2"/>
    <w:rsid w:val="00E46B91"/>
    <w:rsid w:val="00E47B7B"/>
    <w:rsid w:val="00E545D1"/>
    <w:rsid w:val="00E564C7"/>
    <w:rsid w:val="00E577A3"/>
    <w:rsid w:val="00E57A36"/>
    <w:rsid w:val="00E62F9C"/>
    <w:rsid w:val="00E65195"/>
    <w:rsid w:val="00E655C8"/>
    <w:rsid w:val="00E7520D"/>
    <w:rsid w:val="00E75C45"/>
    <w:rsid w:val="00E77EEC"/>
    <w:rsid w:val="00E83027"/>
    <w:rsid w:val="00E8654D"/>
    <w:rsid w:val="00E932BE"/>
    <w:rsid w:val="00E9449A"/>
    <w:rsid w:val="00E94C82"/>
    <w:rsid w:val="00EA03D4"/>
    <w:rsid w:val="00EA0EBD"/>
    <w:rsid w:val="00EA13E1"/>
    <w:rsid w:val="00EA2E1A"/>
    <w:rsid w:val="00EA4526"/>
    <w:rsid w:val="00EA532A"/>
    <w:rsid w:val="00EA743E"/>
    <w:rsid w:val="00EB596B"/>
    <w:rsid w:val="00EC335C"/>
    <w:rsid w:val="00EC5277"/>
    <w:rsid w:val="00EC60F9"/>
    <w:rsid w:val="00EC6933"/>
    <w:rsid w:val="00EC776F"/>
    <w:rsid w:val="00EC78D8"/>
    <w:rsid w:val="00ED298B"/>
    <w:rsid w:val="00ED69B1"/>
    <w:rsid w:val="00EE162A"/>
    <w:rsid w:val="00EE1A2F"/>
    <w:rsid w:val="00EE1BBD"/>
    <w:rsid w:val="00EE2EE5"/>
    <w:rsid w:val="00EE309E"/>
    <w:rsid w:val="00EF0796"/>
    <w:rsid w:val="00EF3069"/>
    <w:rsid w:val="00EF633A"/>
    <w:rsid w:val="00F021D5"/>
    <w:rsid w:val="00F022AD"/>
    <w:rsid w:val="00F023CA"/>
    <w:rsid w:val="00F12FFB"/>
    <w:rsid w:val="00F20856"/>
    <w:rsid w:val="00F314A2"/>
    <w:rsid w:val="00F33ACC"/>
    <w:rsid w:val="00F33B45"/>
    <w:rsid w:val="00F36648"/>
    <w:rsid w:val="00F407E9"/>
    <w:rsid w:val="00F51CA3"/>
    <w:rsid w:val="00F55185"/>
    <w:rsid w:val="00F6232B"/>
    <w:rsid w:val="00F63928"/>
    <w:rsid w:val="00F662BD"/>
    <w:rsid w:val="00F743DA"/>
    <w:rsid w:val="00F7460C"/>
    <w:rsid w:val="00F81F5C"/>
    <w:rsid w:val="00F83675"/>
    <w:rsid w:val="00F838A8"/>
    <w:rsid w:val="00F955CF"/>
    <w:rsid w:val="00FA1363"/>
    <w:rsid w:val="00FA1673"/>
    <w:rsid w:val="00FA2B0B"/>
    <w:rsid w:val="00FA2FB3"/>
    <w:rsid w:val="00FB6091"/>
    <w:rsid w:val="00FC1718"/>
    <w:rsid w:val="00FC2384"/>
    <w:rsid w:val="00FC339E"/>
    <w:rsid w:val="00FC6FAC"/>
    <w:rsid w:val="00FD19B5"/>
    <w:rsid w:val="00FE4453"/>
    <w:rsid w:val="13687932"/>
    <w:rsid w:val="193C917C"/>
    <w:rsid w:val="32E18613"/>
    <w:rsid w:val="4095502F"/>
    <w:rsid w:val="5CF87611"/>
    <w:rsid w:val="6A85C708"/>
    <w:rsid w:val="770450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217E"/>
  <w15:docId w15:val="{3C0FF089-4E16-4413-A0A7-A8E6D2E8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5383"/>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926758"/>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926758"/>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5E2D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54194B"/>
    <w:pPr>
      <w:spacing w:before="100" w:beforeAutospacing="1" w:after="100" w:afterAutospacing="1"/>
      <w:outlineLvl w:val="3"/>
    </w:pPr>
    <w:rPr>
      <w:b/>
      <w:bCs/>
      <w:sz w:val="24"/>
      <w:szCs w:val="24"/>
    </w:rPr>
  </w:style>
  <w:style w:type="paragraph" w:styleId="Heading5">
    <w:name w:val="heading 5"/>
    <w:basedOn w:val="Normal"/>
    <w:link w:val="Heading5Char"/>
    <w:uiPriority w:val="9"/>
    <w:qFormat/>
    <w:rsid w:val="00571DDF"/>
    <w:pPr>
      <w:spacing w:before="100" w:beforeAutospacing="1" w:after="100" w:afterAutospacing="1"/>
      <w:outlineLvl w:val="4"/>
    </w:pPr>
    <w:rPr>
      <w:b/>
      <w:bCs/>
    </w:rPr>
  </w:style>
  <w:style w:type="paragraph" w:styleId="Heading6">
    <w:name w:val="heading 6"/>
    <w:basedOn w:val="Normal"/>
    <w:link w:val="Heading6Char"/>
    <w:uiPriority w:val="9"/>
    <w:qFormat/>
    <w:rsid w:val="00571DDF"/>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15383"/>
    <w:rPr>
      <w:rFonts w:cs="Times New Roman"/>
      <w:color w:val="0000FF"/>
      <w:u w:val="single"/>
    </w:rPr>
  </w:style>
  <w:style w:type="paragraph" w:styleId="Footer">
    <w:name w:val="footer"/>
    <w:basedOn w:val="Normal"/>
    <w:link w:val="FooterChar"/>
    <w:uiPriority w:val="99"/>
    <w:rsid w:val="00715383"/>
    <w:pPr>
      <w:tabs>
        <w:tab w:val="center" w:pos="4320"/>
        <w:tab w:val="right" w:pos="8640"/>
      </w:tabs>
    </w:pPr>
  </w:style>
  <w:style w:type="character" w:customStyle="1" w:styleId="FooterChar">
    <w:name w:val="Footer Char"/>
    <w:basedOn w:val="DefaultParagraphFont"/>
    <w:link w:val="Footer"/>
    <w:uiPriority w:val="99"/>
    <w:rsid w:val="00715383"/>
    <w:rPr>
      <w:rFonts w:ascii="Times New Roman" w:eastAsia="Times New Roman" w:hAnsi="Times New Roman" w:cs="Times New Roman"/>
      <w:sz w:val="20"/>
      <w:szCs w:val="20"/>
    </w:rPr>
  </w:style>
  <w:style w:type="paragraph" w:styleId="ListParagraph">
    <w:name w:val="List Paragraph"/>
    <w:basedOn w:val="Normal"/>
    <w:uiPriority w:val="34"/>
    <w:qFormat/>
    <w:rsid w:val="00D5543A"/>
    <w:pPr>
      <w:ind w:left="720"/>
      <w:contextualSpacing/>
    </w:pPr>
  </w:style>
  <w:style w:type="paragraph" w:styleId="NormalWeb">
    <w:name w:val="Normal (Web)"/>
    <w:basedOn w:val="Normal"/>
    <w:uiPriority w:val="99"/>
    <w:unhideWhenUsed/>
    <w:rsid w:val="0043718F"/>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B123CB"/>
    <w:rPr>
      <w:rFonts w:ascii="Tahoma" w:hAnsi="Tahoma" w:cs="Tahoma"/>
      <w:sz w:val="16"/>
      <w:szCs w:val="16"/>
    </w:rPr>
  </w:style>
  <w:style w:type="character" w:customStyle="1" w:styleId="BalloonTextChar">
    <w:name w:val="Balloon Text Char"/>
    <w:basedOn w:val="DefaultParagraphFont"/>
    <w:link w:val="BalloonText"/>
    <w:uiPriority w:val="99"/>
    <w:semiHidden/>
    <w:rsid w:val="00B123CB"/>
    <w:rPr>
      <w:rFonts w:ascii="Tahoma" w:eastAsia="Times New Roman" w:hAnsi="Tahoma" w:cs="Tahoma"/>
      <w:sz w:val="16"/>
      <w:szCs w:val="16"/>
    </w:rPr>
  </w:style>
  <w:style w:type="paragraph" w:styleId="Header">
    <w:name w:val="header"/>
    <w:basedOn w:val="Normal"/>
    <w:link w:val="HeaderChar"/>
    <w:uiPriority w:val="99"/>
    <w:unhideWhenUsed/>
    <w:rsid w:val="00C10B8D"/>
    <w:pPr>
      <w:tabs>
        <w:tab w:val="center" w:pos="4680"/>
        <w:tab w:val="right" w:pos="9360"/>
      </w:tabs>
    </w:pPr>
  </w:style>
  <w:style w:type="character" w:customStyle="1" w:styleId="HeaderChar">
    <w:name w:val="Header Char"/>
    <w:basedOn w:val="DefaultParagraphFont"/>
    <w:link w:val="Header"/>
    <w:uiPriority w:val="99"/>
    <w:rsid w:val="00C10B8D"/>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54194B"/>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B141F0"/>
    <w:rPr>
      <w:sz w:val="16"/>
      <w:szCs w:val="16"/>
    </w:rPr>
  </w:style>
  <w:style w:type="paragraph" w:styleId="CommentText">
    <w:name w:val="annotation text"/>
    <w:basedOn w:val="Normal"/>
    <w:link w:val="CommentTextChar"/>
    <w:uiPriority w:val="99"/>
    <w:semiHidden/>
    <w:unhideWhenUsed/>
    <w:rsid w:val="00B141F0"/>
  </w:style>
  <w:style w:type="character" w:customStyle="1" w:styleId="CommentTextChar">
    <w:name w:val="Comment Text Char"/>
    <w:basedOn w:val="DefaultParagraphFont"/>
    <w:link w:val="CommentText"/>
    <w:uiPriority w:val="99"/>
    <w:semiHidden/>
    <w:rsid w:val="00B141F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141F0"/>
    <w:rPr>
      <w:b/>
      <w:bCs/>
    </w:rPr>
  </w:style>
  <w:style w:type="character" w:customStyle="1" w:styleId="CommentSubjectChar">
    <w:name w:val="Comment Subject Char"/>
    <w:basedOn w:val="CommentTextChar"/>
    <w:link w:val="CommentSubject"/>
    <w:uiPriority w:val="99"/>
    <w:semiHidden/>
    <w:rsid w:val="00B141F0"/>
    <w:rPr>
      <w:rFonts w:ascii="Times New Roman" w:eastAsia="Times New Roman" w:hAnsi="Times New Roman" w:cs="Times New Roman"/>
      <w:b/>
      <w:bCs/>
      <w:sz w:val="20"/>
      <w:szCs w:val="20"/>
    </w:rPr>
  </w:style>
  <w:style w:type="paragraph" w:styleId="Revision">
    <w:name w:val="Revision"/>
    <w:hidden/>
    <w:uiPriority w:val="99"/>
    <w:semiHidden/>
    <w:rsid w:val="00B141F0"/>
    <w:p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59"/>
    <w:rsid w:val="00285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CD59A5"/>
    <w:rPr>
      <w:rFonts w:ascii="Consolas" w:eastAsia="Calibri" w:hAnsi="Consolas"/>
      <w:sz w:val="21"/>
      <w:szCs w:val="21"/>
    </w:rPr>
  </w:style>
  <w:style w:type="character" w:customStyle="1" w:styleId="PlainTextChar">
    <w:name w:val="Plain Text Char"/>
    <w:basedOn w:val="DefaultParagraphFont"/>
    <w:link w:val="PlainText"/>
    <w:uiPriority w:val="99"/>
    <w:rsid w:val="00CD59A5"/>
    <w:rPr>
      <w:rFonts w:ascii="Consolas" w:eastAsia="Calibri" w:hAnsi="Consolas" w:cs="Times New Roman"/>
      <w:sz w:val="21"/>
      <w:szCs w:val="21"/>
    </w:rPr>
  </w:style>
  <w:style w:type="character" w:styleId="PlaceholderText">
    <w:name w:val="Placeholder Text"/>
    <w:basedOn w:val="DefaultParagraphFont"/>
    <w:uiPriority w:val="99"/>
    <w:semiHidden/>
    <w:rsid w:val="00CD59A5"/>
    <w:rPr>
      <w:color w:val="808080"/>
    </w:rPr>
  </w:style>
  <w:style w:type="character" w:customStyle="1" w:styleId="Heading3Char">
    <w:name w:val="Heading 3 Char"/>
    <w:basedOn w:val="DefaultParagraphFont"/>
    <w:link w:val="Heading3"/>
    <w:uiPriority w:val="9"/>
    <w:rsid w:val="005E2D0A"/>
    <w:rPr>
      <w:rFonts w:asciiTheme="majorHAnsi" w:eastAsiaTheme="majorEastAsia" w:hAnsiTheme="majorHAnsi" w:cstheme="majorBidi"/>
      <w:b/>
      <w:bCs/>
      <w:color w:val="4F81BD" w:themeColor="accent1"/>
      <w:sz w:val="20"/>
      <w:szCs w:val="20"/>
    </w:rPr>
  </w:style>
  <w:style w:type="paragraph" w:customStyle="1" w:styleId="OutlineBody">
    <w:name w:val="Outline Body"/>
    <w:basedOn w:val="Normal"/>
    <w:uiPriority w:val="99"/>
    <w:rsid w:val="005E2D0A"/>
    <w:pPr>
      <w:spacing w:after="240"/>
    </w:pPr>
    <w:rPr>
      <w:sz w:val="24"/>
    </w:rPr>
  </w:style>
  <w:style w:type="table" w:customStyle="1" w:styleId="TableGrid1">
    <w:name w:val="Table Grid1"/>
    <w:basedOn w:val="TableNormal"/>
    <w:next w:val="TableGrid"/>
    <w:uiPriority w:val="59"/>
    <w:rsid w:val="00397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267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6758"/>
    <w:rPr>
      <w:rFonts w:ascii="Times New Roman" w:eastAsia="Times New Roman" w:hAnsi="Times New Roman" w:cs="Times New Roman"/>
      <w:b/>
      <w:bCs/>
      <w:sz w:val="36"/>
      <w:szCs w:val="36"/>
    </w:rPr>
  </w:style>
  <w:style w:type="numbering" w:customStyle="1" w:styleId="NoList1">
    <w:name w:val="No List1"/>
    <w:next w:val="NoList"/>
    <w:uiPriority w:val="99"/>
    <w:semiHidden/>
    <w:unhideWhenUsed/>
    <w:rsid w:val="00926758"/>
  </w:style>
  <w:style w:type="character" w:styleId="FollowedHyperlink">
    <w:name w:val="FollowedHyperlink"/>
    <w:basedOn w:val="DefaultParagraphFont"/>
    <w:uiPriority w:val="99"/>
    <w:semiHidden/>
    <w:unhideWhenUsed/>
    <w:rsid w:val="00926758"/>
    <w:rPr>
      <w:color w:val="9999CC"/>
      <w:u w:val="single"/>
    </w:rPr>
  </w:style>
  <w:style w:type="character" w:styleId="HTMLCode">
    <w:name w:val="HTML Code"/>
    <w:basedOn w:val="DefaultParagraphFont"/>
    <w:uiPriority w:val="99"/>
    <w:semiHidden/>
    <w:unhideWhenUsed/>
    <w:rsid w:val="00926758"/>
    <w:rPr>
      <w:rFonts w:ascii="Courier New" w:eastAsia="Times New Roman" w:hAnsi="Courier New" w:cs="Courier New"/>
      <w:sz w:val="20"/>
      <w:szCs w:val="20"/>
    </w:rPr>
  </w:style>
  <w:style w:type="character" w:styleId="Emphasis">
    <w:name w:val="Emphasis"/>
    <w:basedOn w:val="DefaultParagraphFont"/>
    <w:uiPriority w:val="20"/>
    <w:qFormat/>
    <w:rsid w:val="00926758"/>
    <w:rPr>
      <w:i/>
      <w:iCs/>
    </w:rPr>
  </w:style>
  <w:style w:type="paragraph" w:customStyle="1" w:styleId="msonormal0">
    <w:name w:val="msonormal"/>
    <w:basedOn w:val="Normal"/>
    <w:rsid w:val="00926758"/>
    <w:pPr>
      <w:spacing w:before="100" w:beforeAutospacing="1" w:after="100" w:afterAutospacing="1"/>
    </w:pPr>
    <w:rPr>
      <w:sz w:val="24"/>
      <w:szCs w:val="24"/>
    </w:rPr>
  </w:style>
  <w:style w:type="paragraph" w:customStyle="1" w:styleId="pdefault">
    <w:name w:val="pdefault"/>
    <w:basedOn w:val="Normal"/>
    <w:rsid w:val="00926758"/>
    <w:pPr>
      <w:spacing w:line="288" w:lineRule="auto"/>
      <w:ind w:firstLine="240"/>
    </w:pPr>
    <w:rPr>
      <w:color w:val="000000"/>
      <w:sz w:val="24"/>
      <w:szCs w:val="24"/>
    </w:rPr>
  </w:style>
  <w:style w:type="paragraph" w:customStyle="1" w:styleId="pbody">
    <w:name w:val="pbody"/>
    <w:basedOn w:val="Normal"/>
    <w:rsid w:val="00926758"/>
    <w:pPr>
      <w:spacing w:line="288" w:lineRule="auto"/>
      <w:ind w:firstLine="240"/>
    </w:pPr>
    <w:rPr>
      <w:color w:val="000000"/>
      <w:sz w:val="24"/>
      <w:szCs w:val="24"/>
    </w:rPr>
  </w:style>
  <w:style w:type="paragraph" w:customStyle="1" w:styleId="pbodyalt">
    <w:name w:val="pbodyalt"/>
    <w:basedOn w:val="Normal"/>
    <w:rsid w:val="00926758"/>
    <w:pPr>
      <w:spacing w:before="240" w:after="240" w:line="288" w:lineRule="auto"/>
      <w:ind w:left="240" w:right="240" w:firstLine="240"/>
    </w:pPr>
    <w:rPr>
      <w:color w:val="000000"/>
      <w:sz w:val="24"/>
      <w:szCs w:val="24"/>
    </w:rPr>
  </w:style>
  <w:style w:type="paragraph" w:customStyle="1" w:styleId="pbodyaltctr">
    <w:name w:val="pbodyaltctr"/>
    <w:basedOn w:val="Normal"/>
    <w:rsid w:val="00926758"/>
    <w:pPr>
      <w:spacing w:before="240" w:after="240" w:line="288" w:lineRule="auto"/>
      <w:ind w:left="240" w:right="240"/>
      <w:jc w:val="center"/>
    </w:pPr>
    <w:rPr>
      <w:color w:val="000000"/>
      <w:sz w:val="24"/>
      <w:szCs w:val="24"/>
    </w:rPr>
  </w:style>
  <w:style w:type="paragraph" w:customStyle="1" w:styleId="pbodyaltctrallcaps">
    <w:name w:val="pbodyaltctrallcaps"/>
    <w:basedOn w:val="Normal"/>
    <w:rsid w:val="00926758"/>
    <w:pPr>
      <w:spacing w:before="240" w:after="240" w:line="288" w:lineRule="auto"/>
      <w:ind w:left="240" w:right="240"/>
      <w:jc w:val="center"/>
    </w:pPr>
    <w:rPr>
      <w:caps/>
      <w:color w:val="000000"/>
      <w:sz w:val="24"/>
      <w:szCs w:val="24"/>
    </w:rPr>
  </w:style>
  <w:style w:type="paragraph" w:customStyle="1" w:styleId="pbodyaltctrallcapsbold">
    <w:name w:val="pbodyaltctrallcapsbold"/>
    <w:basedOn w:val="Normal"/>
    <w:rsid w:val="00926758"/>
    <w:pPr>
      <w:spacing w:before="240" w:after="240" w:line="288" w:lineRule="auto"/>
      <w:ind w:left="240" w:right="240"/>
      <w:jc w:val="center"/>
    </w:pPr>
    <w:rPr>
      <w:b/>
      <w:bCs/>
      <w:caps/>
      <w:color w:val="000000"/>
      <w:sz w:val="24"/>
      <w:szCs w:val="24"/>
    </w:rPr>
  </w:style>
  <w:style w:type="paragraph" w:customStyle="1" w:styleId="pbodyaltctrsmcaps">
    <w:name w:val="pbodyaltctrsmcaps"/>
    <w:basedOn w:val="Normal"/>
    <w:rsid w:val="00926758"/>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926758"/>
    <w:pPr>
      <w:spacing w:line="288" w:lineRule="auto"/>
      <w:ind w:left="480" w:right="240" w:hanging="240"/>
    </w:pPr>
    <w:rPr>
      <w:color w:val="000000"/>
      <w:sz w:val="24"/>
      <w:szCs w:val="24"/>
    </w:rPr>
  </w:style>
  <w:style w:type="paragraph" w:customStyle="1" w:styleId="pbodyaltlist1">
    <w:name w:val="pbodyaltlist1"/>
    <w:basedOn w:val="Normal"/>
    <w:rsid w:val="00926758"/>
    <w:pPr>
      <w:spacing w:line="288" w:lineRule="auto"/>
      <w:ind w:left="240" w:right="240" w:firstLine="240"/>
    </w:pPr>
    <w:rPr>
      <w:color w:val="000000"/>
      <w:sz w:val="24"/>
      <w:szCs w:val="24"/>
    </w:rPr>
  </w:style>
  <w:style w:type="paragraph" w:customStyle="1" w:styleId="pbodyaltlist2">
    <w:name w:val="pbodyaltlist2"/>
    <w:basedOn w:val="Normal"/>
    <w:rsid w:val="00926758"/>
    <w:pPr>
      <w:spacing w:line="288" w:lineRule="auto"/>
      <w:ind w:left="240" w:right="240" w:firstLine="480"/>
    </w:pPr>
    <w:rPr>
      <w:color w:val="000000"/>
      <w:sz w:val="24"/>
      <w:szCs w:val="24"/>
    </w:rPr>
  </w:style>
  <w:style w:type="paragraph" w:customStyle="1" w:styleId="pbodyaltlist3">
    <w:name w:val="pbodyaltlist3"/>
    <w:basedOn w:val="Normal"/>
    <w:rsid w:val="00926758"/>
    <w:pPr>
      <w:spacing w:line="288" w:lineRule="auto"/>
      <w:ind w:left="240" w:right="240" w:firstLine="720"/>
    </w:pPr>
    <w:rPr>
      <w:color w:val="000000"/>
      <w:sz w:val="24"/>
      <w:szCs w:val="24"/>
    </w:rPr>
  </w:style>
  <w:style w:type="paragraph" w:customStyle="1" w:styleId="pbodyaltlist4">
    <w:name w:val="pbodyaltlist4"/>
    <w:basedOn w:val="Normal"/>
    <w:rsid w:val="00926758"/>
    <w:pPr>
      <w:spacing w:line="288" w:lineRule="auto"/>
      <w:ind w:left="240" w:right="240" w:firstLine="960"/>
    </w:pPr>
    <w:rPr>
      <w:color w:val="000000"/>
      <w:sz w:val="24"/>
      <w:szCs w:val="24"/>
    </w:rPr>
  </w:style>
  <w:style w:type="paragraph" w:customStyle="1" w:styleId="pbodyaltnoindent">
    <w:name w:val="pbodyaltnoindent"/>
    <w:basedOn w:val="Normal"/>
    <w:rsid w:val="00926758"/>
    <w:pPr>
      <w:spacing w:before="240" w:after="240" w:line="288" w:lineRule="auto"/>
      <w:ind w:left="240" w:right="240"/>
    </w:pPr>
    <w:rPr>
      <w:color w:val="000000"/>
      <w:sz w:val="24"/>
      <w:szCs w:val="24"/>
    </w:rPr>
  </w:style>
  <w:style w:type="paragraph" w:customStyle="1" w:styleId="pbodyaltright">
    <w:name w:val="pbodyaltright"/>
    <w:basedOn w:val="Normal"/>
    <w:rsid w:val="00926758"/>
    <w:pPr>
      <w:spacing w:before="240" w:after="240" w:line="288" w:lineRule="auto"/>
      <w:ind w:left="240" w:right="240"/>
      <w:jc w:val="right"/>
    </w:pPr>
    <w:rPr>
      <w:color w:val="000000"/>
      <w:sz w:val="24"/>
      <w:szCs w:val="24"/>
    </w:rPr>
  </w:style>
  <w:style w:type="paragraph" w:customStyle="1" w:styleId="pbodyblock1">
    <w:name w:val="pbodyblock1"/>
    <w:basedOn w:val="Normal"/>
    <w:rsid w:val="00926758"/>
    <w:pPr>
      <w:spacing w:before="240" w:after="240" w:line="288" w:lineRule="auto"/>
      <w:ind w:left="240" w:right="240"/>
    </w:pPr>
    <w:rPr>
      <w:color w:val="000000"/>
      <w:sz w:val="24"/>
      <w:szCs w:val="24"/>
    </w:rPr>
  </w:style>
  <w:style w:type="paragraph" w:customStyle="1" w:styleId="pbodyblock2">
    <w:name w:val="pbodyblock2"/>
    <w:basedOn w:val="Normal"/>
    <w:rsid w:val="00926758"/>
    <w:pPr>
      <w:spacing w:before="240" w:after="240" w:line="288" w:lineRule="auto"/>
      <w:ind w:left="480" w:right="480"/>
    </w:pPr>
    <w:rPr>
      <w:color w:val="000000"/>
      <w:sz w:val="24"/>
      <w:szCs w:val="24"/>
    </w:rPr>
  </w:style>
  <w:style w:type="paragraph" w:customStyle="1" w:styleId="pbodyctr">
    <w:name w:val="pbodyctr"/>
    <w:basedOn w:val="Normal"/>
    <w:rsid w:val="00926758"/>
    <w:pPr>
      <w:spacing w:before="240" w:after="240" w:line="288" w:lineRule="auto"/>
      <w:jc w:val="center"/>
    </w:pPr>
    <w:rPr>
      <w:color w:val="000000"/>
      <w:sz w:val="24"/>
      <w:szCs w:val="24"/>
    </w:rPr>
  </w:style>
  <w:style w:type="paragraph" w:customStyle="1" w:styleId="pbodyctrsmcaps">
    <w:name w:val="pbodyctrsmcaps"/>
    <w:basedOn w:val="Normal"/>
    <w:rsid w:val="00926758"/>
    <w:pPr>
      <w:spacing w:before="240" w:after="240" w:line="288" w:lineRule="auto"/>
      <w:jc w:val="center"/>
    </w:pPr>
    <w:rPr>
      <w:rFonts w:ascii="Arial" w:hAnsi="Arial" w:cs="Arial"/>
      <w:smallCaps/>
      <w:color w:val="000000"/>
      <w:sz w:val="24"/>
      <w:szCs w:val="24"/>
    </w:rPr>
  </w:style>
  <w:style w:type="paragraph" w:customStyle="1" w:styleId="pbodyhanging1">
    <w:name w:val="pbodyhanging1"/>
    <w:basedOn w:val="Normal"/>
    <w:rsid w:val="00926758"/>
    <w:pPr>
      <w:spacing w:line="288" w:lineRule="auto"/>
      <w:ind w:left="480" w:hanging="240"/>
    </w:pPr>
    <w:rPr>
      <w:color w:val="000000"/>
      <w:sz w:val="24"/>
      <w:szCs w:val="24"/>
    </w:rPr>
  </w:style>
  <w:style w:type="paragraph" w:customStyle="1" w:styleId="pbodyhanging2">
    <w:name w:val="pbodyhanging2"/>
    <w:basedOn w:val="Normal"/>
    <w:rsid w:val="00926758"/>
    <w:pPr>
      <w:spacing w:line="288" w:lineRule="auto"/>
      <w:ind w:left="720" w:hanging="240"/>
    </w:pPr>
    <w:rPr>
      <w:color w:val="000000"/>
      <w:sz w:val="24"/>
      <w:szCs w:val="24"/>
    </w:rPr>
  </w:style>
  <w:style w:type="paragraph" w:customStyle="1" w:styleId="pcellbody">
    <w:name w:val="pcellbody"/>
    <w:basedOn w:val="Normal"/>
    <w:rsid w:val="00926758"/>
    <w:pPr>
      <w:spacing w:line="288" w:lineRule="auto"/>
    </w:pPr>
    <w:rPr>
      <w:color w:val="000000"/>
      <w:sz w:val="24"/>
      <w:szCs w:val="24"/>
    </w:rPr>
  </w:style>
  <w:style w:type="paragraph" w:customStyle="1" w:styleId="pcellbodyctr">
    <w:name w:val="pcellbodyctr"/>
    <w:basedOn w:val="Normal"/>
    <w:rsid w:val="00926758"/>
    <w:pPr>
      <w:spacing w:line="288" w:lineRule="auto"/>
      <w:jc w:val="center"/>
    </w:pPr>
    <w:rPr>
      <w:color w:val="000000"/>
      <w:sz w:val="24"/>
      <w:szCs w:val="24"/>
    </w:rPr>
  </w:style>
  <w:style w:type="paragraph" w:customStyle="1" w:styleId="pcellbodyctrsmcaps">
    <w:name w:val="pcellbodyctrsmcaps"/>
    <w:basedOn w:val="Normal"/>
    <w:rsid w:val="00926758"/>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926758"/>
    <w:pPr>
      <w:spacing w:line="288" w:lineRule="auto"/>
      <w:ind w:left="240"/>
    </w:pPr>
    <w:rPr>
      <w:color w:val="000000"/>
      <w:sz w:val="24"/>
      <w:szCs w:val="24"/>
    </w:rPr>
  </w:style>
  <w:style w:type="paragraph" w:customStyle="1" w:styleId="pcellbodyindent2">
    <w:name w:val="pcellbodyindent2"/>
    <w:basedOn w:val="Normal"/>
    <w:rsid w:val="00926758"/>
    <w:pPr>
      <w:spacing w:line="288" w:lineRule="auto"/>
      <w:ind w:left="480"/>
    </w:pPr>
    <w:rPr>
      <w:color w:val="000000"/>
      <w:sz w:val="24"/>
      <w:szCs w:val="24"/>
    </w:rPr>
  </w:style>
  <w:style w:type="paragraph" w:customStyle="1" w:styleId="pcellbodyright">
    <w:name w:val="pcellbodyright"/>
    <w:basedOn w:val="Normal"/>
    <w:rsid w:val="00926758"/>
    <w:pPr>
      <w:spacing w:line="288" w:lineRule="auto"/>
      <w:jc w:val="right"/>
    </w:pPr>
    <w:rPr>
      <w:color w:val="000000"/>
      <w:sz w:val="24"/>
      <w:szCs w:val="24"/>
    </w:rPr>
  </w:style>
  <w:style w:type="paragraph" w:customStyle="1" w:styleId="pcellheading">
    <w:name w:val="pcellheading"/>
    <w:basedOn w:val="Normal"/>
    <w:rsid w:val="00926758"/>
    <w:pPr>
      <w:spacing w:line="288" w:lineRule="auto"/>
    </w:pPr>
    <w:rPr>
      <w:b/>
      <w:bCs/>
      <w:color w:val="000000"/>
      <w:sz w:val="24"/>
      <w:szCs w:val="24"/>
    </w:rPr>
  </w:style>
  <w:style w:type="paragraph" w:customStyle="1" w:styleId="pcellheadingctr">
    <w:name w:val="pcellheadingctr"/>
    <w:basedOn w:val="Normal"/>
    <w:rsid w:val="00926758"/>
    <w:pPr>
      <w:spacing w:line="288" w:lineRule="auto"/>
      <w:jc w:val="center"/>
    </w:pPr>
    <w:rPr>
      <w:b/>
      <w:bCs/>
      <w:color w:val="000000"/>
      <w:sz w:val="24"/>
      <w:szCs w:val="24"/>
    </w:rPr>
  </w:style>
  <w:style w:type="paragraph" w:customStyle="1" w:styleId="pcellheadingctrsmcaps">
    <w:name w:val="pcellheadingctrsmcaps"/>
    <w:basedOn w:val="Normal"/>
    <w:rsid w:val="00926758"/>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926758"/>
    <w:pPr>
      <w:spacing w:line="288" w:lineRule="auto"/>
      <w:jc w:val="right"/>
    </w:pPr>
    <w:rPr>
      <w:b/>
      <w:bCs/>
      <w:color w:val="000000"/>
      <w:sz w:val="24"/>
      <w:szCs w:val="24"/>
    </w:rPr>
  </w:style>
  <w:style w:type="paragraph" w:customStyle="1" w:styleId="ph5bulleted">
    <w:name w:val="ph5bulleted"/>
    <w:basedOn w:val="Normal"/>
    <w:rsid w:val="00926758"/>
    <w:pPr>
      <w:spacing w:line="288" w:lineRule="auto"/>
      <w:ind w:firstLine="480"/>
    </w:pPr>
    <w:rPr>
      <w:color w:val="000000"/>
      <w:sz w:val="24"/>
      <w:szCs w:val="24"/>
    </w:rPr>
  </w:style>
  <w:style w:type="paragraph" w:customStyle="1" w:styleId="ph6bulleted">
    <w:name w:val="ph6bulleted"/>
    <w:basedOn w:val="Normal"/>
    <w:rsid w:val="00926758"/>
    <w:pPr>
      <w:spacing w:line="288" w:lineRule="auto"/>
      <w:ind w:firstLine="720"/>
    </w:pPr>
    <w:rPr>
      <w:color w:val="000000"/>
      <w:sz w:val="24"/>
      <w:szCs w:val="24"/>
    </w:rPr>
  </w:style>
  <w:style w:type="paragraph" w:customStyle="1" w:styleId="pindented1">
    <w:name w:val="pindented1"/>
    <w:basedOn w:val="Normal"/>
    <w:rsid w:val="00926758"/>
    <w:pPr>
      <w:spacing w:line="288" w:lineRule="auto"/>
      <w:ind w:firstLine="480"/>
    </w:pPr>
    <w:rPr>
      <w:color w:val="000000"/>
      <w:sz w:val="24"/>
      <w:szCs w:val="24"/>
    </w:rPr>
  </w:style>
  <w:style w:type="paragraph" w:customStyle="1" w:styleId="pindented2">
    <w:name w:val="pindented2"/>
    <w:basedOn w:val="Normal"/>
    <w:rsid w:val="00926758"/>
    <w:pPr>
      <w:spacing w:line="288" w:lineRule="auto"/>
      <w:ind w:firstLine="720"/>
    </w:pPr>
    <w:rPr>
      <w:color w:val="000000"/>
      <w:sz w:val="24"/>
      <w:szCs w:val="24"/>
    </w:rPr>
  </w:style>
  <w:style w:type="paragraph" w:customStyle="1" w:styleId="pindented3">
    <w:name w:val="pindented3"/>
    <w:basedOn w:val="Normal"/>
    <w:rsid w:val="00926758"/>
    <w:pPr>
      <w:spacing w:line="288" w:lineRule="auto"/>
      <w:ind w:firstLine="960"/>
    </w:pPr>
    <w:rPr>
      <w:color w:val="000000"/>
      <w:sz w:val="24"/>
      <w:szCs w:val="24"/>
    </w:rPr>
  </w:style>
  <w:style w:type="paragraph" w:customStyle="1" w:styleId="pindented4">
    <w:name w:val="pindented4"/>
    <w:basedOn w:val="Normal"/>
    <w:rsid w:val="00926758"/>
    <w:pPr>
      <w:spacing w:line="288" w:lineRule="auto"/>
      <w:ind w:firstLine="1200"/>
    </w:pPr>
    <w:rPr>
      <w:color w:val="000000"/>
      <w:sz w:val="24"/>
      <w:szCs w:val="24"/>
    </w:rPr>
  </w:style>
  <w:style w:type="paragraph" w:customStyle="1" w:styleId="pindented5">
    <w:name w:val="pindented5"/>
    <w:basedOn w:val="Normal"/>
    <w:rsid w:val="00926758"/>
    <w:pPr>
      <w:spacing w:line="288" w:lineRule="auto"/>
      <w:ind w:firstLine="1440"/>
    </w:pPr>
    <w:rPr>
      <w:color w:val="000000"/>
      <w:sz w:val="24"/>
      <w:szCs w:val="24"/>
    </w:rPr>
  </w:style>
  <w:style w:type="paragraph" w:customStyle="1" w:styleId="ptoc2">
    <w:name w:val="ptoc2"/>
    <w:basedOn w:val="Normal"/>
    <w:rsid w:val="00926758"/>
    <w:pPr>
      <w:spacing w:before="60" w:line="288" w:lineRule="auto"/>
      <w:ind w:left="480" w:hanging="240"/>
    </w:pPr>
    <w:rPr>
      <w:b/>
      <w:bCs/>
      <w:color w:val="000000"/>
      <w:sz w:val="24"/>
      <w:szCs w:val="24"/>
    </w:rPr>
  </w:style>
  <w:style w:type="paragraph" w:customStyle="1" w:styleId="ptoc3">
    <w:name w:val="ptoc3"/>
    <w:basedOn w:val="Normal"/>
    <w:rsid w:val="00926758"/>
    <w:pPr>
      <w:spacing w:line="288" w:lineRule="auto"/>
      <w:ind w:left="720" w:hanging="240"/>
    </w:pPr>
    <w:rPr>
      <w:b/>
      <w:bCs/>
      <w:color w:val="000000"/>
      <w:sz w:val="24"/>
      <w:szCs w:val="24"/>
    </w:rPr>
  </w:style>
  <w:style w:type="paragraph" w:customStyle="1" w:styleId="ptoc4">
    <w:name w:val="ptoc4"/>
    <w:basedOn w:val="Normal"/>
    <w:rsid w:val="00926758"/>
    <w:pPr>
      <w:spacing w:line="288" w:lineRule="auto"/>
      <w:ind w:left="960" w:hanging="240"/>
    </w:pPr>
    <w:rPr>
      <w:b/>
      <w:bCs/>
      <w:color w:val="000000"/>
      <w:sz w:val="24"/>
      <w:szCs w:val="24"/>
    </w:rPr>
  </w:style>
  <w:style w:type="paragraph" w:customStyle="1" w:styleId="ptoc5">
    <w:name w:val="ptoc5"/>
    <w:basedOn w:val="Normal"/>
    <w:rsid w:val="00926758"/>
    <w:pPr>
      <w:spacing w:line="288" w:lineRule="auto"/>
      <w:ind w:left="1200" w:hanging="240"/>
    </w:pPr>
    <w:rPr>
      <w:b/>
      <w:bCs/>
      <w:color w:val="000000"/>
      <w:sz w:val="24"/>
      <w:szCs w:val="24"/>
    </w:rPr>
  </w:style>
  <w:style w:type="character" w:customStyle="1" w:styleId="footnote">
    <w:name w:val="footnote"/>
    <w:basedOn w:val="DefaultParagraphFont"/>
    <w:rsid w:val="00926758"/>
    <w:rPr>
      <w:sz w:val="24"/>
      <w:szCs w:val="24"/>
      <w:vertAlign w:val="superscript"/>
    </w:rPr>
  </w:style>
  <w:style w:type="paragraph" w:customStyle="1" w:styleId="DFARS">
    <w:name w:val="DFARS"/>
    <w:basedOn w:val="Normal"/>
    <w:link w:val="DFARSChar"/>
    <w:rsid w:val="00926758"/>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 w:val="24"/>
    </w:rPr>
  </w:style>
  <w:style w:type="numbering" w:customStyle="1" w:styleId="NoList2">
    <w:name w:val="No List2"/>
    <w:next w:val="NoList"/>
    <w:uiPriority w:val="99"/>
    <w:semiHidden/>
    <w:unhideWhenUsed/>
    <w:rsid w:val="00C85549"/>
  </w:style>
  <w:style w:type="character" w:customStyle="1" w:styleId="Heading5Char">
    <w:name w:val="Heading 5 Char"/>
    <w:basedOn w:val="DefaultParagraphFont"/>
    <w:link w:val="Heading5"/>
    <w:uiPriority w:val="9"/>
    <w:rsid w:val="00571DD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71DDF"/>
    <w:rPr>
      <w:rFonts w:ascii="Times New Roman" w:eastAsia="Times New Roman" w:hAnsi="Times New Roman" w:cs="Times New Roman"/>
      <w:b/>
      <w:bCs/>
      <w:sz w:val="15"/>
      <w:szCs w:val="15"/>
    </w:rPr>
  </w:style>
  <w:style w:type="character" w:styleId="Strong">
    <w:name w:val="Strong"/>
    <w:basedOn w:val="DefaultParagraphFont"/>
    <w:uiPriority w:val="22"/>
    <w:qFormat/>
    <w:rsid w:val="00571DDF"/>
    <w:rPr>
      <w:b/>
      <w:bCs/>
    </w:rPr>
  </w:style>
  <w:style w:type="paragraph" w:customStyle="1" w:styleId="error">
    <w:name w:val="error"/>
    <w:basedOn w:val="Normal"/>
    <w:rsid w:val="00571DDF"/>
    <w:pPr>
      <w:spacing w:before="100" w:beforeAutospacing="1" w:after="100" w:afterAutospacing="1" w:line="360" w:lineRule="atLeast"/>
    </w:pPr>
    <w:rPr>
      <w:rFonts w:ascii="open_sansregular" w:hAnsi="open_sansregular"/>
      <w:color w:val="8C2E0B"/>
      <w:sz w:val="18"/>
      <w:szCs w:val="18"/>
    </w:rPr>
  </w:style>
  <w:style w:type="paragraph" w:customStyle="1" w:styleId="fa">
    <w:name w:val="fa"/>
    <w:basedOn w:val="Normal"/>
    <w:rsid w:val="00571DDF"/>
    <w:pPr>
      <w:spacing w:before="100" w:beforeAutospacing="1" w:after="100" w:afterAutospacing="1"/>
    </w:pPr>
    <w:rPr>
      <w:rFonts w:ascii="FontAwesome" w:hAnsi="FontAwesome"/>
      <w:color w:val="525252"/>
      <w:sz w:val="21"/>
      <w:szCs w:val="21"/>
    </w:rPr>
  </w:style>
  <w:style w:type="paragraph" w:customStyle="1" w:styleId="fa-lg">
    <w:name w:val="fa-lg"/>
    <w:basedOn w:val="Normal"/>
    <w:rsid w:val="00571DDF"/>
    <w:pPr>
      <w:spacing w:before="100" w:beforeAutospacing="1" w:after="100" w:afterAutospacing="1" w:line="180" w:lineRule="atLeast"/>
    </w:pPr>
    <w:rPr>
      <w:rFonts w:ascii="open_sansregular" w:hAnsi="open_sansregular"/>
      <w:color w:val="525252"/>
      <w:sz w:val="32"/>
      <w:szCs w:val="32"/>
    </w:rPr>
  </w:style>
  <w:style w:type="paragraph" w:customStyle="1" w:styleId="fa-2x">
    <w:name w:val="fa-2x"/>
    <w:basedOn w:val="Normal"/>
    <w:rsid w:val="00571DDF"/>
    <w:pPr>
      <w:spacing w:before="100" w:beforeAutospacing="1" w:after="100" w:afterAutospacing="1" w:line="360" w:lineRule="atLeast"/>
    </w:pPr>
    <w:rPr>
      <w:rFonts w:ascii="open_sansregular" w:hAnsi="open_sansregular"/>
      <w:color w:val="525252"/>
      <w:sz w:val="48"/>
      <w:szCs w:val="48"/>
    </w:rPr>
  </w:style>
  <w:style w:type="paragraph" w:customStyle="1" w:styleId="fa-3x">
    <w:name w:val="fa-3x"/>
    <w:basedOn w:val="Normal"/>
    <w:rsid w:val="00571DDF"/>
    <w:pPr>
      <w:spacing w:before="100" w:beforeAutospacing="1" w:after="100" w:afterAutospacing="1" w:line="360" w:lineRule="atLeast"/>
    </w:pPr>
    <w:rPr>
      <w:rFonts w:ascii="open_sansregular" w:hAnsi="open_sansregular"/>
      <w:color w:val="525252"/>
      <w:sz w:val="72"/>
      <w:szCs w:val="72"/>
    </w:rPr>
  </w:style>
  <w:style w:type="paragraph" w:customStyle="1" w:styleId="fa-4x">
    <w:name w:val="fa-4x"/>
    <w:basedOn w:val="Normal"/>
    <w:rsid w:val="00571DDF"/>
    <w:pPr>
      <w:spacing w:before="100" w:beforeAutospacing="1" w:after="100" w:afterAutospacing="1" w:line="360" w:lineRule="atLeast"/>
    </w:pPr>
    <w:rPr>
      <w:rFonts w:ascii="open_sansregular" w:hAnsi="open_sansregular"/>
      <w:color w:val="525252"/>
      <w:sz w:val="96"/>
      <w:szCs w:val="96"/>
    </w:rPr>
  </w:style>
  <w:style w:type="paragraph" w:customStyle="1" w:styleId="fa-5x">
    <w:name w:val="fa-5x"/>
    <w:basedOn w:val="Normal"/>
    <w:rsid w:val="00571DDF"/>
    <w:pPr>
      <w:spacing w:before="100" w:beforeAutospacing="1" w:after="100" w:afterAutospacing="1" w:line="360" w:lineRule="atLeast"/>
    </w:pPr>
    <w:rPr>
      <w:rFonts w:ascii="open_sansregular" w:hAnsi="open_sansregular"/>
      <w:color w:val="525252"/>
      <w:sz w:val="120"/>
      <w:szCs w:val="120"/>
    </w:rPr>
  </w:style>
  <w:style w:type="paragraph" w:customStyle="1" w:styleId="fa-fw">
    <w:name w:val="fa-fw"/>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a-ul">
    <w:name w:val="fa-ul"/>
    <w:basedOn w:val="Normal"/>
    <w:rsid w:val="00571DDF"/>
    <w:pPr>
      <w:spacing w:before="100" w:beforeAutospacing="1" w:after="100" w:afterAutospacing="1" w:line="360" w:lineRule="atLeast"/>
      <w:ind w:left="514"/>
    </w:pPr>
    <w:rPr>
      <w:rFonts w:ascii="open_sansregular" w:hAnsi="open_sansregular"/>
      <w:color w:val="525252"/>
      <w:sz w:val="18"/>
      <w:szCs w:val="18"/>
    </w:rPr>
  </w:style>
  <w:style w:type="paragraph" w:customStyle="1" w:styleId="fa-li">
    <w:name w:val="fa-li"/>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a-border">
    <w:name w:val="fa-border"/>
    <w:basedOn w:val="Normal"/>
    <w:rsid w:val="00571DDF"/>
    <w:pPr>
      <w:pBdr>
        <w:top w:val="single" w:sz="8" w:space="2" w:color="EEEEEE"/>
        <w:left w:val="single" w:sz="8" w:space="3" w:color="EEEEEE"/>
        <w:bottom w:val="single" w:sz="8" w:space="2" w:color="EEEEEE"/>
        <w:right w:val="single" w:sz="8" w:space="3" w:color="EEEEEE"/>
      </w:pBdr>
      <w:spacing w:before="100" w:beforeAutospacing="1" w:after="100" w:afterAutospacing="1" w:line="360" w:lineRule="atLeast"/>
    </w:pPr>
    <w:rPr>
      <w:rFonts w:ascii="open_sansregular" w:hAnsi="open_sansregular"/>
      <w:color w:val="525252"/>
      <w:sz w:val="18"/>
      <w:szCs w:val="18"/>
    </w:rPr>
  </w:style>
  <w:style w:type="paragraph" w:customStyle="1" w:styleId="fa-stack">
    <w:name w:val="fa-stack"/>
    <w:basedOn w:val="Normal"/>
    <w:rsid w:val="00571DDF"/>
    <w:pPr>
      <w:spacing w:before="100" w:beforeAutospacing="1" w:after="100" w:afterAutospacing="1" w:line="480" w:lineRule="atLeast"/>
      <w:textAlignment w:val="center"/>
    </w:pPr>
    <w:rPr>
      <w:rFonts w:ascii="open_sansregular" w:hAnsi="open_sansregular"/>
      <w:color w:val="525252"/>
      <w:sz w:val="18"/>
      <w:szCs w:val="18"/>
    </w:rPr>
  </w:style>
  <w:style w:type="paragraph" w:customStyle="1" w:styleId="fa-stack-1x">
    <w:name w:val="fa-stack-1x"/>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a-stack-2x">
    <w:name w:val="fa-stack-2x"/>
    <w:basedOn w:val="Normal"/>
    <w:rsid w:val="00571DDF"/>
    <w:pPr>
      <w:spacing w:before="100" w:beforeAutospacing="1" w:after="100" w:afterAutospacing="1" w:line="360" w:lineRule="atLeast"/>
      <w:jc w:val="center"/>
    </w:pPr>
    <w:rPr>
      <w:rFonts w:ascii="open_sansregular" w:hAnsi="open_sansregular"/>
      <w:color w:val="525252"/>
      <w:sz w:val="48"/>
      <w:szCs w:val="48"/>
    </w:rPr>
  </w:style>
  <w:style w:type="paragraph" w:customStyle="1" w:styleId="fa-inverse">
    <w:name w:val="fa-inverse"/>
    <w:basedOn w:val="Normal"/>
    <w:rsid w:val="00571DDF"/>
    <w:pPr>
      <w:spacing w:before="100" w:beforeAutospacing="1" w:after="100" w:afterAutospacing="1" w:line="360" w:lineRule="atLeast"/>
    </w:pPr>
    <w:rPr>
      <w:rFonts w:ascii="open_sansregular" w:hAnsi="open_sansregular"/>
      <w:color w:val="FFFFFF"/>
      <w:sz w:val="18"/>
      <w:szCs w:val="18"/>
    </w:rPr>
  </w:style>
  <w:style w:type="paragraph" w:customStyle="1" w:styleId="tabledrag-toggle-weight-wrapper">
    <w:name w:val="tabledrag-toggle-weight-wrapper"/>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ajax-progress-bar">
    <w:name w:val="ajax-progress-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owrap">
    <w:name w:val="nowra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element-hidden">
    <w:name w:val="element-hidde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element-invisible">
    <w:name w:val="element-invisible"/>
    <w:basedOn w:val="Normal"/>
    <w:rsid w:val="00571DDF"/>
    <w:pPr>
      <w:shd w:val="clear" w:color="auto" w:fill="000000"/>
      <w:spacing w:before="100" w:beforeAutospacing="1" w:after="100" w:afterAutospacing="1" w:line="360" w:lineRule="atLeast"/>
    </w:pPr>
    <w:rPr>
      <w:rFonts w:ascii="open_sansregular" w:hAnsi="open_sansregular"/>
      <w:color w:val="525252"/>
      <w:sz w:val="18"/>
      <w:szCs w:val="18"/>
    </w:rPr>
  </w:style>
  <w:style w:type="paragraph" w:customStyle="1" w:styleId="breadcrumb">
    <w:name w:val="breadcrumb"/>
    <w:basedOn w:val="Normal"/>
    <w:rsid w:val="00571DDF"/>
    <w:pPr>
      <w:spacing w:before="100" w:beforeAutospacing="1" w:after="100" w:afterAutospacing="1" w:line="360" w:lineRule="atLeast"/>
    </w:pPr>
    <w:rPr>
      <w:rFonts w:ascii="open_sansbold" w:hAnsi="open_sansbold"/>
      <w:color w:val="27324B"/>
      <w:sz w:val="17"/>
      <w:szCs w:val="17"/>
    </w:rPr>
  </w:style>
  <w:style w:type="paragraph" w:customStyle="1" w:styleId="ok">
    <w:name w:val="ok"/>
    <w:basedOn w:val="Normal"/>
    <w:rsid w:val="00571DDF"/>
    <w:pPr>
      <w:spacing w:before="100" w:beforeAutospacing="1" w:after="100" w:afterAutospacing="1" w:line="360" w:lineRule="atLeast"/>
    </w:pPr>
    <w:rPr>
      <w:rFonts w:ascii="open_sansregular" w:hAnsi="open_sansregular"/>
      <w:color w:val="234600"/>
      <w:sz w:val="18"/>
      <w:szCs w:val="18"/>
    </w:rPr>
  </w:style>
  <w:style w:type="paragraph" w:customStyle="1" w:styleId="warning">
    <w:name w:val="warning"/>
    <w:basedOn w:val="Normal"/>
    <w:rsid w:val="00571DDF"/>
    <w:pPr>
      <w:spacing w:before="100" w:beforeAutospacing="1" w:after="100" w:afterAutospacing="1" w:line="360" w:lineRule="atLeast"/>
    </w:pPr>
    <w:rPr>
      <w:rFonts w:ascii="open_sansregular" w:hAnsi="open_sansregular"/>
      <w:color w:val="884400"/>
      <w:sz w:val="18"/>
      <w:szCs w:val="18"/>
    </w:rPr>
  </w:style>
  <w:style w:type="paragraph" w:customStyle="1" w:styleId="form-item">
    <w:name w:val="form-item"/>
    <w:basedOn w:val="Normal"/>
    <w:rsid w:val="00571DDF"/>
    <w:pPr>
      <w:spacing w:after="240" w:line="360" w:lineRule="atLeast"/>
    </w:pPr>
    <w:rPr>
      <w:rFonts w:ascii="open_sansregular" w:hAnsi="open_sansregular"/>
      <w:color w:val="525252"/>
      <w:sz w:val="18"/>
      <w:szCs w:val="18"/>
    </w:rPr>
  </w:style>
  <w:style w:type="paragraph" w:customStyle="1" w:styleId="form-actions">
    <w:name w:val="form-actions"/>
    <w:basedOn w:val="Normal"/>
    <w:rsid w:val="00571DDF"/>
    <w:pPr>
      <w:spacing w:before="240" w:after="240" w:line="360" w:lineRule="atLeast"/>
    </w:pPr>
    <w:rPr>
      <w:rFonts w:ascii="open_sansregular" w:hAnsi="open_sansregular"/>
      <w:color w:val="525252"/>
      <w:sz w:val="18"/>
      <w:szCs w:val="18"/>
    </w:rPr>
  </w:style>
  <w:style w:type="paragraph" w:customStyle="1" w:styleId="marker">
    <w:name w:val="marker"/>
    <w:basedOn w:val="Normal"/>
    <w:rsid w:val="00571DDF"/>
    <w:pPr>
      <w:spacing w:before="100" w:beforeAutospacing="1" w:after="100" w:afterAutospacing="1" w:line="360" w:lineRule="atLeast"/>
    </w:pPr>
    <w:rPr>
      <w:rFonts w:ascii="open_sansregular" w:hAnsi="open_sansregular"/>
      <w:color w:val="A20000"/>
      <w:sz w:val="18"/>
      <w:szCs w:val="18"/>
    </w:rPr>
  </w:style>
  <w:style w:type="paragraph" w:customStyle="1" w:styleId="form-required">
    <w:name w:val="form-required"/>
    <w:basedOn w:val="Normal"/>
    <w:rsid w:val="00571DDF"/>
    <w:pPr>
      <w:spacing w:before="100" w:beforeAutospacing="1" w:after="100" w:afterAutospacing="1" w:line="360" w:lineRule="atLeast"/>
    </w:pPr>
    <w:rPr>
      <w:rFonts w:ascii="open_sansregular" w:hAnsi="open_sansregular"/>
      <w:color w:val="A20000"/>
      <w:sz w:val="18"/>
      <w:szCs w:val="18"/>
    </w:rPr>
  </w:style>
  <w:style w:type="paragraph" w:customStyle="1" w:styleId="more-link">
    <w:name w:val="more-link"/>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more-help-link">
    <w:name w:val="more-help-link"/>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pager-current">
    <w:name w:val="pager-current"/>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tabledrag-toggle-weight">
    <w:name w:val="tabledrag-toggle-weight"/>
    <w:basedOn w:val="Normal"/>
    <w:rsid w:val="00571DDF"/>
    <w:pPr>
      <w:spacing w:before="100" w:beforeAutospacing="1" w:after="100" w:afterAutospacing="1" w:line="360" w:lineRule="atLeast"/>
    </w:pPr>
    <w:rPr>
      <w:rFonts w:ascii="open_sansregular" w:hAnsi="open_sansregular"/>
      <w:color w:val="525252"/>
      <w:sz w:val="22"/>
      <w:szCs w:val="22"/>
    </w:rPr>
  </w:style>
  <w:style w:type="paragraph" w:customStyle="1" w:styleId="progress">
    <w:name w:val="progress"/>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helper-hidden">
    <w:name w:val="ui-helper-hidde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ui-helper-hidden-accessible">
    <w:name w:val="ui-helper-hidden-accessible"/>
    <w:basedOn w:val="Normal"/>
    <w:rsid w:val="00571DDF"/>
    <w:pPr>
      <w:spacing w:line="360" w:lineRule="atLeast"/>
      <w:ind w:left="-15" w:right="-15"/>
    </w:pPr>
    <w:rPr>
      <w:rFonts w:ascii="open_sansregular" w:hAnsi="open_sansregular"/>
      <w:color w:val="525252"/>
      <w:sz w:val="18"/>
      <w:szCs w:val="18"/>
    </w:rPr>
  </w:style>
  <w:style w:type="paragraph" w:customStyle="1" w:styleId="ui-helper-reset">
    <w:name w:val="ui-helper-reset"/>
    <w:basedOn w:val="Normal"/>
    <w:rsid w:val="00571DDF"/>
    <w:rPr>
      <w:rFonts w:ascii="open_sansregular" w:hAnsi="open_sansregular"/>
      <w:color w:val="525252"/>
      <w:sz w:val="24"/>
      <w:szCs w:val="24"/>
    </w:rPr>
  </w:style>
  <w:style w:type="paragraph" w:customStyle="1" w:styleId="ui-helper-zfix">
    <w:name w:val="ui-helper-zfi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icon">
    <w:name w:val="ui-icon"/>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widget-overlay">
    <w:name w:val="ui-widget-overlay"/>
    <w:basedOn w:val="Normal"/>
    <w:rsid w:val="00571DDF"/>
    <w:pPr>
      <w:shd w:val="clear" w:color="auto" w:fill="AAAAAA"/>
      <w:spacing w:before="100" w:beforeAutospacing="1" w:after="100" w:afterAutospacing="1" w:line="360" w:lineRule="atLeast"/>
    </w:pPr>
    <w:rPr>
      <w:rFonts w:ascii="open_sansregular" w:hAnsi="open_sansregular"/>
      <w:color w:val="525252"/>
      <w:sz w:val="18"/>
      <w:szCs w:val="18"/>
    </w:rPr>
  </w:style>
  <w:style w:type="paragraph" w:customStyle="1" w:styleId="ui-widget">
    <w:name w:val="ui-widget"/>
    <w:basedOn w:val="Normal"/>
    <w:rsid w:val="00571DDF"/>
    <w:pPr>
      <w:spacing w:before="100" w:beforeAutospacing="1" w:after="100" w:afterAutospacing="1" w:line="360" w:lineRule="atLeast"/>
    </w:pPr>
    <w:rPr>
      <w:rFonts w:ascii="Verdana" w:hAnsi="Verdana"/>
      <w:color w:val="525252"/>
      <w:sz w:val="26"/>
      <w:szCs w:val="26"/>
    </w:rPr>
  </w:style>
  <w:style w:type="paragraph" w:customStyle="1" w:styleId="ui-widget-content">
    <w:name w:val="ui-widget-content"/>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22222"/>
      <w:sz w:val="18"/>
      <w:szCs w:val="18"/>
    </w:rPr>
  </w:style>
  <w:style w:type="paragraph" w:customStyle="1" w:styleId="ui-widget-header">
    <w:name w:val="ui-widget-header"/>
    <w:basedOn w:val="Normal"/>
    <w:rsid w:val="00571DDF"/>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line="360" w:lineRule="atLeast"/>
    </w:pPr>
    <w:rPr>
      <w:rFonts w:ascii="open_sansregular" w:hAnsi="open_sansregular"/>
      <w:b/>
      <w:bCs/>
      <w:color w:val="222222"/>
      <w:sz w:val="18"/>
      <w:szCs w:val="18"/>
    </w:rPr>
  </w:style>
  <w:style w:type="paragraph" w:customStyle="1" w:styleId="ui-state-default">
    <w:name w:val="ui-state-default"/>
    <w:basedOn w:val="Normal"/>
    <w:rsid w:val="00571DDF"/>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360" w:lineRule="atLeast"/>
    </w:pPr>
    <w:rPr>
      <w:rFonts w:ascii="open_sansregular" w:hAnsi="open_sansregular"/>
      <w:color w:val="555555"/>
      <w:sz w:val="18"/>
      <w:szCs w:val="18"/>
    </w:rPr>
  </w:style>
  <w:style w:type="paragraph" w:customStyle="1" w:styleId="ui-state-hover">
    <w:name w:val="ui-state-hover"/>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focus">
    <w:name w:val="ui-state-focus"/>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active">
    <w:name w:val="ui-state-active"/>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12121"/>
      <w:sz w:val="18"/>
      <w:szCs w:val="18"/>
    </w:rPr>
  </w:style>
  <w:style w:type="paragraph" w:customStyle="1" w:styleId="ui-state-highlight">
    <w:name w:val="ui-state-highlight"/>
    <w:basedOn w:val="Normal"/>
    <w:rsid w:val="00571DDF"/>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360" w:lineRule="atLeast"/>
    </w:pPr>
    <w:rPr>
      <w:rFonts w:ascii="open_sansregular" w:hAnsi="open_sansregular"/>
      <w:color w:val="363636"/>
      <w:sz w:val="18"/>
      <w:szCs w:val="18"/>
    </w:rPr>
  </w:style>
  <w:style w:type="paragraph" w:customStyle="1" w:styleId="ui-state-error">
    <w:name w:val="ui-state-error"/>
    <w:basedOn w:val="Normal"/>
    <w:rsid w:val="00571DDF"/>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360" w:lineRule="atLeast"/>
    </w:pPr>
    <w:rPr>
      <w:rFonts w:ascii="open_sansregular" w:hAnsi="open_sansregular"/>
      <w:color w:val="CD0A0A"/>
      <w:sz w:val="18"/>
      <w:szCs w:val="18"/>
    </w:rPr>
  </w:style>
  <w:style w:type="paragraph" w:customStyle="1" w:styleId="ui-state-error-text">
    <w:name w:val="ui-state-error-text"/>
    <w:basedOn w:val="Normal"/>
    <w:rsid w:val="00571DDF"/>
    <w:pPr>
      <w:spacing w:before="100" w:beforeAutospacing="1" w:after="100" w:afterAutospacing="1" w:line="360" w:lineRule="atLeast"/>
    </w:pPr>
    <w:rPr>
      <w:rFonts w:ascii="open_sansregular" w:hAnsi="open_sansregular"/>
      <w:color w:val="CD0A0A"/>
      <w:sz w:val="18"/>
      <w:szCs w:val="18"/>
    </w:rPr>
  </w:style>
  <w:style w:type="paragraph" w:customStyle="1" w:styleId="ui-priority-primary">
    <w:name w:val="ui-priority-primary"/>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priority-secondary">
    <w:name w:val="ui-priority-secondar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state-disabled">
    <w:name w:val="ui-state-disable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widget-shadow">
    <w:name w:val="ui-widget-shadow"/>
    <w:basedOn w:val="Normal"/>
    <w:rsid w:val="00571DDF"/>
    <w:pPr>
      <w:shd w:val="clear" w:color="auto" w:fill="AAAAAA"/>
      <w:spacing w:line="360" w:lineRule="atLeast"/>
      <w:ind w:left="-120"/>
    </w:pPr>
    <w:rPr>
      <w:rFonts w:ascii="open_sansregular" w:hAnsi="open_sansregular"/>
      <w:color w:val="525252"/>
      <w:sz w:val="18"/>
      <w:szCs w:val="18"/>
    </w:rPr>
  </w:style>
  <w:style w:type="paragraph" w:customStyle="1" w:styleId="custombreadcrumb">
    <w:name w:val="custombreadcrumb"/>
    <w:basedOn w:val="Normal"/>
    <w:rsid w:val="00571DDF"/>
    <w:pPr>
      <w:spacing w:before="100" w:beforeAutospacing="1" w:after="100" w:afterAutospacing="1" w:line="360" w:lineRule="atLeast"/>
    </w:pPr>
    <w:rPr>
      <w:rFonts w:ascii="Helvetica" w:hAnsi="Helvetica" w:cs="Helvetica"/>
      <w:color w:val="525252"/>
      <w:sz w:val="27"/>
      <w:szCs w:val="27"/>
    </w:rPr>
  </w:style>
  <w:style w:type="paragraph" w:customStyle="1" w:styleId="dropdown-content">
    <w:name w:val="dropdown-content"/>
    <w:basedOn w:val="Normal"/>
    <w:rsid w:val="00571DDF"/>
    <w:pPr>
      <w:shd w:val="clear" w:color="auto" w:fill="F9F9F9"/>
      <w:spacing w:before="100" w:beforeAutospacing="1" w:after="100" w:afterAutospacing="1" w:line="360" w:lineRule="atLeast"/>
    </w:pPr>
    <w:rPr>
      <w:rFonts w:ascii="open_sansregular" w:hAnsi="open_sansregular"/>
      <w:vanish/>
      <w:color w:val="525252"/>
      <w:sz w:val="18"/>
      <w:szCs w:val="18"/>
    </w:rPr>
  </w:style>
  <w:style w:type="paragraph" w:customStyle="1" w:styleId="docprevious">
    <w:name w:val="docprevious"/>
    <w:basedOn w:val="Normal"/>
    <w:rsid w:val="00571DDF"/>
    <w:pPr>
      <w:shd w:val="clear" w:color="auto" w:fill="F1F1F1"/>
      <w:spacing w:before="100" w:beforeAutospacing="1" w:after="100" w:afterAutospacing="1" w:line="360" w:lineRule="atLeast"/>
    </w:pPr>
    <w:rPr>
      <w:rFonts w:ascii="open_sansregular" w:hAnsi="open_sansregular"/>
      <w:color w:val="000000"/>
      <w:sz w:val="18"/>
      <w:szCs w:val="18"/>
    </w:rPr>
  </w:style>
  <w:style w:type="paragraph" w:customStyle="1" w:styleId="docnext">
    <w:name w:val="docnext"/>
    <w:basedOn w:val="Normal"/>
    <w:rsid w:val="00571DDF"/>
    <w:pPr>
      <w:shd w:val="clear" w:color="auto" w:fill="F1F1F1"/>
      <w:spacing w:before="100" w:beforeAutospacing="1" w:after="100" w:afterAutospacing="1" w:line="360" w:lineRule="atLeast"/>
    </w:pPr>
    <w:rPr>
      <w:rFonts w:ascii="open_sansregular" w:hAnsi="open_sansregular"/>
      <w:color w:val="000000"/>
      <w:sz w:val="18"/>
      <w:szCs w:val="18"/>
    </w:rPr>
  </w:style>
  <w:style w:type="paragraph" w:customStyle="1" w:styleId="ice-ins">
    <w:name w:val="ice-ins"/>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container-inline-date">
    <w:name w:val="container-inline-dat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alendarcontrol">
    <w:name w:val="calendar_control"/>
    <w:basedOn w:val="Normal"/>
    <w:rsid w:val="00571DDF"/>
    <w:pPr>
      <w:spacing w:line="360" w:lineRule="atLeast"/>
    </w:pPr>
    <w:rPr>
      <w:rFonts w:ascii="open_sansregular" w:hAnsi="open_sansregular"/>
      <w:color w:val="525252"/>
      <w:sz w:val="18"/>
      <w:szCs w:val="18"/>
    </w:rPr>
  </w:style>
  <w:style w:type="paragraph" w:customStyle="1" w:styleId="calendarlinks">
    <w:name w:val="calendar_links"/>
    <w:basedOn w:val="Normal"/>
    <w:rsid w:val="00571DDF"/>
    <w:pPr>
      <w:spacing w:line="360" w:lineRule="atLeast"/>
    </w:pPr>
    <w:rPr>
      <w:rFonts w:ascii="open_sansregular" w:hAnsi="open_sansregular"/>
      <w:color w:val="525252"/>
      <w:sz w:val="18"/>
      <w:szCs w:val="18"/>
    </w:rPr>
  </w:style>
  <w:style w:type="paragraph" w:customStyle="1" w:styleId="calendarheader">
    <w:name w:val="calendar_header"/>
    <w:basedOn w:val="Normal"/>
    <w:rsid w:val="00571DDF"/>
    <w:pPr>
      <w:spacing w:line="360" w:lineRule="atLeast"/>
    </w:pPr>
    <w:rPr>
      <w:rFonts w:ascii="open_sansregular" w:hAnsi="open_sansregular"/>
      <w:color w:val="525252"/>
      <w:sz w:val="18"/>
      <w:szCs w:val="18"/>
    </w:rPr>
  </w:style>
  <w:style w:type="paragraph" w:customStyle="1" w:styleId="calendar">
    <w:name w:val="calendar"/>
    <w:basedOn w:val="Normal"/>
    <w:rsid w:val="00571DDF"/>
    <w:pPr>
      <w:spacing w:line="360" w:lineRule="atLeast"/>
    </w:pPr>
    <w:rPr>
      <w:rFonts w:ascii="open_sansregular" w:hAnsi="open_sansregular"/>
      <w:color w:val="525252"/>
      <w:sz w:val="18"/>
      <w:szCs w:val="18"/>
    </w:rPr>
  </w:style>
  <w:style w:type="paragraph" w:customStyle="1" w:styleId="date-clear">
    <w:name w:val="date-cle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no-float">
    <w:name w:val="date-no-floa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loat">
    <w:name w:val="date-floa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orm-element-content-multiline">
    <w:name w:val="date-form-element-content-multiline"/>
    <w:basedOn w:val="Normal"/>
    <w:rsid w:val="00571DDF"/>
    <w:pPr>
      <w:pBdr>
        <w:top w:val="single" w:sz="6" w:space="8" w:color="CCCCCC"/>
        <w:left w:val="single" w:sz="6" w:space="8" w:color="CCCCCC"/>
        <w:bottom w:val="single" w:sz="6" w:space="8" w:color="CCCCCC"/>
        <w:right w:val="single" w:sz="6" w:space="8" w:color="CCCCCC"/>
      </w:pBdr>
      <w:spacing w:before="100" w:beforeAutospacing="1" w:after="100" w:afterAutospacing="1" w:line="360" w:lineRule="atLeast"/>
    </w:pPr>
    <w:rPr>
      <w:rFonts w:ascii="open_sansregular" w:hAnsi="open_sansregular"/>
      <w:color w:val="525252"/>
      <w:sz w:val="18"/>
      <w:szCs w:val="18"/>
    </w:rPr>
  </w:style>
  <w:style w:type="paragraph" w:customStyle="1" w:styleId="date-year-range-select">
    <w:name w:val="date-year-range-select"/>
    <w:basedOn w:val="Normal"/>
    <w:rsid w:val="00571DDF"/>
    <w:pPr>
      <w:spacing w:before="100" w:beforeAutospacing="1" w:after="100" w:afterAutospacing="1" w:line="360" w:lineRule="atLeast"/>
      <w:ind w:right="240"/>
    </w:pPr>
    <w:rPr>
      <w:rFonts w:ascii="open_sansregular" w:hAnsi="open_sansregular"/>
      <w:color w:val="525252"/>
      <w:sz w:val="18"/>
      <w:szCs w:val="18"/>
    </w:rPr>
  </w:style>
  <w:style w:type="paragraph" w:customStyle="1" w:styleId="ui-datepicker">
    <w:name w:val="ui-datepick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row-break">
    <w:name w:val="ui-datepicker-row-brea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rtl">
    <w:name w:val="ui-datepicker-rtl"/>
    <w:basedOn w:val="Normal"/>
    <w:rsid w:val="00571DDF"/>
    <w:pPr>
      <w:bidi/>
      <w:spacing w:before="100" w:beforeAutospacing="1" w:after="100" w:afterAutospacing="1" w:line="360" w:lineRule="atLeast"/>
    </w:pPr>
    <w:rPr>
      <w:rFonts w:ascii="open_sansregular" w:hAnsi="open_sansregular"/>
      <w:color w:val="525252"/>
      <w:sz w:val="18"/>
      <w:szCs w:val="18"/>
    </w:rPr>
  </w:style>
  <w:style w:type="paragraph" w:customStyle="1" w:styleId="node-unpublished">
    <w:name w:val="node-unpublished"/>
    <w:basedOn w:val="Normal"/>
    <w:rsid w:val="00571DDF"/>
    <w:pPr>
      <w:shd w:val="clear" w:color="auto" w:fill="FFF4F4"/>
      <w:spacing w:before="100" w:beforeAutospacing="1" w:after="100" w:afterAutospacing="1" w:line="360" w:lineRule="atLeast"/>
    </w:pPr>
    <w:rPr>
      <w:rFonts w:ascii="open_sansregular" w:hAnsi="open_sansregular"/>
      <w:color w:val="525252"/>
      <w:sz w:val="18"/>
      <w:szCs w:val="18"/>
    </w:rPr>
  </w:style>
  <w:style w:type="paragraph" w:customStyle="1" w:styleId="search-form">
    <w:name w:val="search-form"/>
    <w:basedOn w:val="Normal"/>
    <w:rsid w:val="00571DDF"/>
    <w:pPr>
      <w:spacing w:before="100" w:beforeAutospacing="1" w:after="240" w:line="360" w:lineRule="atLeast"/>
    </w:pPr>
    <w:rPr>
      <w:rFonts w:ascii="open_sansregular" w:hAnsi="open_sansregular"/>
      <w:color w:val="525252"/>
      <w:sz w:val="18"/>
      <w:szCs w:val="18"/>
    </w:rPr>
  </w:style>
  <w:style w:type="paragraph" w:customStyle="1" w:styleId="password-strength">
    <w:name w:val="password-strength"/>
    <w:basedOn w:val="Normal"/>
    <w:rsid w:val="00571DDF"/>
    <w:pPr>
      <w:spacing w:before="336" w:after="100" w:afterAutospacing="1" w:line="360" w:lineRule="atLeast"/>
    </w:pPr>
    <w:rPr>
      <w:rFonts w:ascii="open_sansregular" w:hAnsi="open_sansregular"/>
      <w:color w:val="525252"/>
      <w:sz w:val="18"/>
      <w:szCs w:val="18"/>
    </w:rPr>
  </w:style>
  <w:style w:type="paragraph" w:customStyle="1" w:styleId="password-strength-title">
    <w:name w:val="password-strength-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password-strength-text">
    <w:name w:val="password-strength-text"/>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password-indicator">
    <w:name w:val="password-indicator"/>
    <w:basedOn w:val="Normal"/>
    <w:rsid w:val="00571DDF"/>
    <w:pPr>
      <w:shd w:val="clear" w:color="auto" w:fill="C4C4C4"/>
      <w:spacing w:before="100" w:beforeAutospacing="1" w:after="100" w:afterAutospacing="1" w:line="360" w:lineRule="atLeast"/>
    </w:pPr>
    <w:rPr>
      <w:rFonts w:ascii="open_sansregular" w:hAnsi="open_sansregular"/>
      <w:color w:val="525252"/>
      <w:sz w:val="18"/>
      <w:szCs w:val="18"/>
    </w:rPr>
  </w:style>
  <w:style w:type="paragraph" w:customStyle="1" w:styleId="confirm-parent">
    <w:name w:val="confirm-parent"/>
    <w:basedOn w:val="Normal"/>
    <w:rsid w:val="00571DDF"/>
    <w:pPr>
      <w:spacing w:line="360" w:lineRule="atLeast"/>
    </w:pPr>
    <w:rPr>
      <w:rFonts w:ascii="open_sansregular" w:hAnsi="open_sansregular"/>
      <w:color w:val="525252"/>
      <w:sz w:val="18"/>
      <w:szCs w:val="18"/>
    </w:rPr>
  </w:style>
  <w:style w:type="paragraph" w:customStyle="1" w:styleId="password-parent">
    <w:name w:val="password-parent"/>
    <w:basedOn w:val="Normal"/>
    <w:rsid w:val="00571DDF"/>
    <w:pPr>
      <w:spacing w:line="360" w:lineRule="atLeast"/>
    </w:pPr>
    <w:rPr>
      <w:rFonts w:ascii="open_sansregular" w:hAnsi="open_sansregular"/>
      <w:color w:val="525252"/>
      <w:sz w:val="18"/>
      <w:szCs w:val="18"/>
    </w:rPr>
  </w:style>
  <w:style w:type="paragraph" w:customStyle="1" w:styleId="profile">
    <w:name w:val="profile"/>
    <w:basedOn w:val="Normal"/>
    <w:rsid w:val="00571DDF"/>
    <w:pPr>
      <w:spacing w:before="240" w:after="240" w:line="360" w:lineRule="atLeast"/>
    </w:pPr>
    <w:rPr>
      <w:rFonts w:ascii="open_sansregular" w:hAnsi="open_sansregular"/>
      <w:color w:val="525252"/>
      <w:sz w:val="18"/>
      <w:szCs w:val="18"/>
    </w:rPr>
  </w:style>
  <w:style w:type="paragraph" w:customStyle="1" w:styleId="views-exposed-widgets">
    <w:name w:val="views-exposed-widgets"/>
    <w:basedOn w:val="Normal"/>
    <w:rsid w:val="00571DDF"/>
    <w:pPr>
      <w:spacing w:before="100" w:beforeAutospacing="1" w:after="120" w:line="360" w:lineRule="atLeast"/>
    </w:pPr>
    <w:rPr>
      <w:rFonts w:ascii="open_sansregular" w:hAnsi="open_sansregular"/>
      <w:color w:val="525252"/>
      <w:sz w:val="18"/>
      <w:szCs w:val="18"/>
    </w:rPr>
  </w:style>
  <w:style w:type="paragraph" w:customStyle="1" w:styleId="views-align-left">
    <w:name w:val="views-align-lef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s-align-right">
    <w:name w:val="views-align-right"/>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views-align-center">
    <w:name w:val="views-align-center"/>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rteindent1">
    <w:name w:val="rteindent1"/>
    <w:basedOn w:val="Normal"/>
    <w:rsid w:val="00571DDF"/>
    <w:pPr>
      <w:spacing w:before="100" w:beforeAutospacing="1" w:after="100" w:afterAutospacing="1" w:line="360" w:lineRule="atLeast"/>
      <w:ind w:left="600"/>
    </w:pPr>
    <w:rPr>
      <w:rFonts w:ascii="open_sansregular" w:hAnsi="open_sansregular"/>
      <w:color w:val="525252"/>
      <w:sz w:val="18"/>
      <w:szCs w:val="18"/>
    </w:rPr>
  </w:style>
  <w:style w:type="paragraph" w:customStyle="1" w:styleId="rteindent2">
    <w:name w:val="rteindent2"/>
    <w:basedOn w:val="Normal"/>
    <w:rsid w:val="00571DDF"/>
    <w:pPr>
      <w:spacing w:before="100" w:beforeAutospacing="1" w:after="100" w:afterAutospacing="1" w:line="360" w:lineRule="atLeast"/>
      <w:ind w:left="1200"/>
    </w:pPr>
    <w:rPr>
      <w:rFonts w:ascii="open_sansregular" w:hAnsi="open_sansregular"/>
      <w:color w:val="525252"/>
      <w:sz w:val="18"/>
      <w:szCs w:val="18"/>
    </w:rPr>
  </w:style>
  <w:style w:type="paragraph" w:customStyle="1" w:styleId="rteindent3">
    <w:name w:val="rteindent3"/>
    <w:basedOn w:val="Normal"/>
    <w:rsid w:val="00571DDF"/>
    <w:pPr>
      <w:spacing w:before="100" w:beforeAutospacing="1" w:after="100" w:afterAutospacing="1" w:line="360" w:lineRule="atLeast"/>
      <w:ind w:left="1800"/>
    </w:pPr>
    <w:rPr>
      <w:rFonts w:ascii="open_sansregular" w:hAnsi="open_sansregular"/>
      <w:color w:val="525252"/>
      <w:sz w:val="18"/>
      <w:szCs w:val="18"/>
    </w:rPr>
  </w:style>
  <w:style w:type="paragraph" w:customStyle="1" w:styleId="rteindent4">
    <w:name w:val="rteindent4"/>
    <w:basedOn w:val="Normal"/>
    <w:rsid w:val="00571DDF"/>
    <w:pPr>
      <w:spacing w:before="100" w:beforeAutospacing="1" w:after="100" w:afterAutospacing="1" w:line="360" w:lineRule="atLeast"/>
      <w:ind w:left="2400"/>
    </w:pPr>
    <w:rPr>
      <w:rFonts w:ascii="open_sansregular" w:hAnsi="open_sansregular"/>
      <w:color w:val="525252"/>
      <w:sz w:val="18"/>
      <w:szCs w:val="18"/>
    </w:rPr>
  </w:style>
  <w:style w:type="paragraph" w:customStyle="1" w:styleId="rteleft">
    <w:name w:val="rtelef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teright">
    <w:name w:val="rteright"/>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rtecenter">
    <w:name w:val="rtecenter"/>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rtejustify">
    <w:name w:val="rtejustify"/>
    <w:basedOn w:val="Normal"/>
    <w:rsid w:val="00571DDF"/>
    <w:pPr>
      <w:spacing w:before="100" w:beforeAutospacing="1" w:after="100" w:afterAutospacing="1" w:line="360" w:lineRule="atLeast"/>
      <w:jc w:val="both"/>
    </w:pPr>
    <w:rPr>
      <w:rFonts w:ascii="open_sansregular" w:hAnsi="open_sansregular"/>
      <w:color w:val="525252"/>
      <w:sz w:val="18"/>
      <w:szCs w:val="18"/>
    </w:rPr>
  </w:style>
  <w:style w:type="paragraph" w:customStyle="1" w:styleId="cboxphoto">
    <w:name w:val="cboxphot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boxiframe">
    <w:name w:val="cboxifram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tools-locked">
    <w:name w:val="ctools-locked"/>
    <w:basedOn w:val="Normal"/>
    <w:rsid w:val="00571DDF"/>
    <w:pPr>
      <w:pBdr>
        <w:top w:val="single" w:sz="6" w:space="12" w:color="FF0000"/>
        <w:left w:val="single" w:sz="6" w:space="12" w:color="FF0000"/>
        <w:bottom w:val="single" w:sz="6" w:space="12" w:color="FF0000"/>
        <w:right w:val="single" w:sz="6" w:space="12" w:color="FF0000"/>
      </w:pBdr>
      <w:spacing w:before="100" w:beforeAutospacing="1" w:after="100" w:afterAutospacing="1" w:line="360" w:lineRule="atLeast"/>
    </w:pPr>
    <w:rPr>
      <w:rFonts w:ascii="open_sansregular" w:hAnsi="open_sansregular"/>
      <w:color w:val="FF0000"/>
      <w:sz w:val="18"/>
      <w:szCs w:val="18"/>
    </w:rPr>
  </w:style>
  <w:style w:type="paragraph" w:customStyle="1" w:styleId="ctools-owns-lock">
    <w:name w:val="ctools-owns-lock"/>
    <w:basedOn w:val="Normal"/>
    <w:rsid w:val="00571DDF"/>
    <w:pPr>
      <w:pBdr>
        <w:top w:val="single" w:sz="6" w:space="12" w:color="F0C020"/>
        <w:left w:val="single" w:sz="6" w:space="12" w:color="F0C020"/>
        <w:bottom w:val="single" w:sz="6" w:space="12" w:color="F0C020"/>
        <w:right w:val="single" w:sz="6" w:space="12" w:color="F0C020"/>
      </w:pBdr>
      <w:shd w:val="clear" w:color="auto" w:fill="FFFFDD"/>
      <w:spacing w:before="100" w:beforeAutospacing="1" w:after="100" w:afterAutospacing="1" w:line="360" w:lineRule="atLeast"/>
    </w:pPr>
    <w:rPr>
      <w:rFonts w:ascii="open_sansregular" w:hAnsi="open_sansregular"/>
      <w:color w:val="525252"/>
      <w:sz w:val="18"/>
      <w:szCs w:val="18"/>
    </w:rPr>
  </w:style>
  <w:style w:type="paragraph" w:customStyle="1" w:styleId="video-width-text">
    <w:name w:val="video-width-t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deoimageteaser">
    <w:name w:val="video_image_teas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deo-inprogress">
    <w:name w:val="video-inprogress"/>
    <w:basedOn w:val="Normal"/>
    <w:rsid w:val="00571DDF"/>
    <w:pPr>
      <w:pBdr>
        <w:top w:val="single" w:sz="6" w:space="6" w:color="FF0000"/>
        <w:left w:val="single" w:sz="6" w:space="6" w:color="FF0000"/>
        <w:bottom w:val="single" w:sz="6" w:space="6" w:color="FF0000"/>
        <w:right w:val="single" w:sz="6" w:space="6" w:color="FF0000"/>
      </w:pBdr>
      <w:spacing w:before="100" w:beforeAutospacing="1" w:after="100" w:afterAutospacing="1" w:line="360" w:lineRule="atLeast"/>
    </w:pPr>
    <w:rPr>
      <w:rFonts w:ascii="open_sansregular" w:hAnsi="open_sansregular"/>
      <w:color w:val="525252"/>
      <w:sz w:val="18"/>
      <w:szCs w:val="18"/>
    </w:rPr>
  </w:style>
  <w:style w:type="paragraph" w:customStyle="1" w:styleId="video-conversion-failed">
    <w:name w:val="video-conversion-failed"/>
    <w:basedOn w:val="Normal"/>
    <w:rsid w:val="00571DDF"/>
    <w:pPr>
      <w:pBdr>
        <w:top w:val="single" w:sz="6" w:space="6" w:color="FF0000"/>
        <w:left w:val="single" w:sz="6" w:space="6" w:color="FF0000"/>
        <w:bottom w:val="single" w:sz="6" w:space="6" w:color="FF0000"/>
        <w:right w:val="single" w:sz="6" w:space="6" w:color="FF0000"/>
      </w:pBdr>
      <w:spacing w:before="100" w:beforeAutospacing="1" w:after="100" w:afterAutospacing="1" w:line="360" w:lineRule="atLeast"/>
    </w:pPr>
    <w:rPr>
      <w:rFonts w:ascii="open_sansregular" w:hAnsi="open_sansregular"/>
      <w:color w:val="525252"/>
      <w:sz w:val="18"/>
      <w:szCs w:val="18"/>
    </w:rPr>
  </w:style>
  <w:style w:type="paragraph" w:customStyle="1" w:styleId="adminflvplayerwrapper">
    <w:name w:val="admin_flv_player_wrapp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print-link">
    <w:name w:val="print-link"/>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printhtml">
    <w:name w:val="print_html"/>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mail">
    <w:name w:val="print_mail"/>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pdf">
    <w:name w:val="print_pdf"/>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epub">
    <w:name w:val="print_epub"/>
    <w:basedOn w:val="Normal"/>
    <w:rsid w:val="00571DDF"/>
    <w:pPr>
      <w:spacing w:before="100" w:beforeAutospacing="1" w:after="100" w:afterAutospacing="1" w:line="360" w:lineRule="atLeast"/>
      <w:ind w:left="240"/>
    </w:pPr>
    <w:rPr>
      <w:rFonts w:ascii="open_sansregular" w:hAnsi="open_sansregular"/>
      <w:color w:val="525252"/>
      <w:sz w:val="18"/>
      <w:szCs w:val="18"/>
    </w:rPr>
  </w:style>
  <w:style w:type="paragraph" w:customStyle="1" w:styleId="print-syslink">
    <w:name w:val="print-syslink"/>
    <w:basedOn w:val="Normal"/>
    <w:rsid w:val="00571DDF"/>
    <w:pPr>
      <w:spacing w:before="100" w:beforeAutospacing="1" w:after="100" w:afterAutospacing="1" w:line="360" w:lineRule="atLeast"/>
      <w:ind w:right="240"/>
    </w:pPr>
    <w:rPr>
      <w:rFonts w:ascii="open_sansregular" w:hAnsi="open_sansregular"/>
      <w:color w:val="525252"/>
      <w:sz w:val="18"/>
      <w:szCs w:val="18"/>
    </w:rPr>
  </w:style>
  <w:style w:type="paragraph" w:customStyle="1" w:styleId="tb-megamenu">
    <w:name w:val="tb-megamenu"/>
    <w:basedOn w:val="Normal"/>
    <w:rsid w:val="00571DDF"/>
    <w:pPr>
      <w:shd w:val="clear" w:color="auto" w:fill="000000"/>
      <w:spacing w:before="100" w:beforeAutospacing="1" w:after="100" w:afterAutospacing="1" w:line="360" w:lineRule="atLeast"/>
    </w:pPr>
    <w:rPr>
      <w:rFonts w:ascii="open_sansregular" w:hAnsi="open_sansregular"/>
      <w:color w:val="525252"/>
      <w:sz w:val="18"/>
      <w:szCs w:val="18"/>
    </w:rPr>
  </w:style>
  <w:style w:type="paragraph" w:customStyle="1" w:styleId="mm-menu">
    <w:name w:val="mm-menu"/>
    <w:basedOn w:val="Normal"/>
    <w:rsid w:val="00571DDF"/>
    <w:pPr>
      <w:shd w:val="clear" w:color="auto" w:fill="F3F3F3"/>
      <w:spacing w:before="100" w:beforeAutospacing="1" w:after="100" w:afterAutospacing="1" w:line="360" w:lineRule="atLeast"/>
    </w:pPr>
    <w:rPr>
      <w:rFonts w:ascii="open_sansregular" w:hAnsi="open_sansregular"/>
      <w:color w:val="525252"/>
      <w:sz w:val="18"/>
      <w:szCs w:val="18"/>
    </w:rPr>
  </w:style>
  <w:style w:type="paragraph" w:customStyle="1" w:styleId="mm-listviewlia">
    <w:name w:val="mm-listview&gt;li&gt;a"/>
    <w:basedOn w:val="Normal"/>
    <w:rsid w:val="00571DDF"/>
    <w:pPr>
      <w:spacing w:line="360" w:lineRule="atLeast"/>
    </w:pPr>
    <w:rPr>
      <w:rFonts w:ascii="open_sansregular" w:hAnsi="open_sansregular"/>
      <w:color w:val="525252"/>
      <w:sz w:val="18"/>
      <w:szCs w:val="18"/>
    </w:rPr>
  </w:style>
  <w:style w:type="paragraph" w:customStyle="1" w:styleId="mm-listviewlispan">
    <w:name w:val="mm-listview&gt;li&gt;span"/>
    <w:basedOn w:val="Normal"/>
    <w:rsid w:val="00571DDF"/>
    <w:pPr>
      <w:spacing w:line="360" w:lineRule="atLeast"/>
    </w:pPr>
    <w:rPr>
      <w:rFonts w:ascii="open_sansregular" w:hAnsi="open_sansregular"/>
      <w:color w:val="525252"/>
      <w:sz w:val="18"/>
      <w:szCs w:val="18"/>
    </w:rPr>
  </w:style>
  <w:style w:type="paragraph" w:customStyle="1" w:styleId="mm-btn">
    <w:name w:val="mm-bt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
    <w:name w:val="mm-navbar"/>
    <w:basedOn w:val="Normal"/>
    <w:rsid w:val="00571DDF"/>
    <w:pPr>
      <w:pBdr>
        <w:bottom w:val="single" w:sz="6" w:space="0" w:color="auto"/>
      </w:pBdr>
      <w:spacing w:line="300" w:lineRule="atLeast"/>
      <w:jc w:val="center"/>
    </w:pPr>
    <w:rPr>
      <w:rFonts w:ascii="open_sansregular" w:hAnsi="open_sansregular"/>
      <w:color w:val="525252"/>
      <w:sz w:val="18"/>
      <w:szCs w:val="18"/>
    </w:rPr>
  </w:style>
  <w:style w:type="paragraph" w:customStyle="1" w:styleId="mm-navbar0">
    <w:name w:val="mm-navbar&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listview">
    <w:name w:val="mm-listview"/>
    <w:basedOn w:val="Normal"/>
    <w:rsid w:val="00571DDF"/>
    <w:pPr>
      <w:spacing w:line="300" w:lineRule="atLeast"/>
    </w:pPr>
    <w:rPr>
      <w:rFonts w:ascii="open_sansregular" w:hAnsi="open_sansregular"/>
      <w:color w:val="525252"/>
      <w:sz w:val="21"/>
      <w:szCs w:val="21"/>
    </w:rPr>
  </w:style>
  <w:style w:type="paragraph" w:customStyle="1" w:styleId="mm-listviewli">
    <w:name w:val="mm-listview&gt;li"/>
    <w:basedOn w:val="Normal"/>
    <w:rsid w:val="00571DDF"/>
    <w:pPr>
      <w:spacing w:line="360" w:lineRule="atLeast"/>
    </w:pPr>
    <w:rPr>
      <w:rFonts w:ascii="open_sansregular" w:hAnsi="open_sansregular"/>
      <w:color w:val="525252"/>
      <w:sz w:val="18"/>
      <w:szCs w:val="18"/>
    </w:rPr>
  </w:style>
  <w:style w:type="paragraph" w:customStyle="1" w:styleId="mm-dividerspan">
    <w:name w:val="mm-divider&gt;span"/>
    <w:basedOn w:val="Normal"/>
    <w:rsid w:val="00571DDF"/>
    <w:pPr>
      <w:spacing w:before="100" w:beforeAutospacing="1" w:after="100" w:afterAutospacing="1" w:line="375" w:lineRule="atLeast"/>
    </w:pPr>
    <w:rPr>
      <w:rFonts w:ascii="open_sansregular" w:hAnsi="open_sansregular"/>
      <w:color w:val="525252"/>
      <w:sz w:val="18"/>
      <w:szCs w:val="18"/>
    </w:rPr>
  </w:style>
  <w:style w:type="paragraph" w:customStyle="1" w:styleId="mm-fixeddivider">
    <w:name w:val="mm-fixeddivid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m-subblocker">
    <w:name w:val="mm-subblock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bottom">
    <w:name w:val="mm-navbar-bottom"/>
    <w:basedOn w:val="Normal"/>
    <w:rsid w:val="00571DDF"/>
    <w:pPr>
      <w:pBdr>
        <w:top w:val="single" w:sz="6" w:space="0" w:color="auto"/>
      </w:pBdr>
      <w:spacing w:before="100" w:beforeAutospacing="1" w:after="100" w:afterAutospacing="1" w:line="360" w:lineRule="atLeast"/>
    </w:pPr>
    <w:rPr>
      <w:rFonts w:ascii="open_sansregular" w:hAnsi="open_sansregular"/>
      <w:color w:val="525252"/>
      <w:sz w:val="18"/>
      <w:szCs w:val="18"/>
    </w:rPr>
  </w:style>
  <w:style w:type="paragraph" w:customStyle="1" w:styleId="mm-navbarclassmm-navbar-content-">
    <w:name w:val="mm-navbar[class*=mm-navbar-content-]&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size-2">
    <w:name w:val="mm-navbar-size-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size-3">
    <w:name w:val="mm-navbar-size-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size-4">
    <w:name w:val="mm-navbar-size-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2">
    <w:name w:val="mm-navbar-content-2&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3">
    <w:name w:val="mm-navbar-content-3&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4">
    <w:name w:val="mm-navbar-content-4&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5">
    <w:name w:val="mm-navbar-content-5&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avbar-content-6">
    <w:name w:val="mm-navbar-content-6&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sronly">
    <w:name w:val="mm-sronly"/>
    <w:basedOn w:val="Normal"/>
    <w:rsid w:val="00571DDF"/>
    <w:pPr>
      <w:spacing w:before="100" w:beforeAutospacing="1" w:after="100" w:afterAutospacing="1" w:line="360" w:lineRule="atLeast"/>
      <w:ind w:firstLine="150"/>
    </w:pPr>
    <w:rPr>
      <w:rFonts w:ascii="open_sansregular" w:hAnsi="open_sansregular"/>
      <w:color w:val="525252"/>
      <w:sz w:val="18"/>
      <w:szCs w:val="18"/>
    </w:rPr>
  </w:style>
  <w:style w:type="paragraph" w:customStyle="1" w:styleId="mm-search">
    <w:name w:val="mm-search"/>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oresultsmsg">
    <w:name w:val="mm-noresultsmsg"/>
    <w:basedOn w:val="Normal"/>
    <w:rsid w:val="00571DDF"/>
    <w:pPr>
      <w:spacing w:before="100" w:beforeAutospacing="1" w:after="100" w:afterAutospacing="1" w:line="360" w:lineRule="atLeast"/>
      <w:jc w:val="center"/>
    </w:pPr>
    <w:rPr>
      <w:rFonts w:ascii="open_sansregular" w:hAnsi="open_sansregular"/>
      <w:color w:val="525252"/>
      <w:sz w:val="32"/>
      <w:szCs w:val="32"/>
    </w:rPr>
  </w:style>
  <w:style w:type="paragraph" w:customStyle="1" w:styleId="mm-indexer">
    <w:name w:val="mm-indexer"/>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ield-label">
    <w:name w:val="field-label"/>
    <w:basedOn w:val="Normal"/>
    <w:rsid w:val="00571DDF"/>
    <w:pPr>
      <w:spacing w:before="100" w:beforeAutospacing="1" w:after="150" w:line="360" w:lineRule="atLeast"/>
    </w:pPr>
    <w:rPr>
      <w:rFonts w:ascii="aleobold" w:hAnsi="aleobold"/>
      <w:color w:val="333333"/>
      <w:sz w:val="24"/>
      <w:szCs w:val="24"/>
    </w:rPr>
  </w:style>
  <w:style w:type="paragraph" w:customStyle="1" w:styleId="field-label-above">
    <w:name w:val="field-label-above"/>
    <w:basedOn w:val="Normal"/>
    <w:rsid w:val="00571DDF"/>
    <w:pPr>
      <w:spacing w:before="100" w:beforeAutospacing="1" w:after="150" w:line="360" w:lineRule="atLeast"/>
    </w:pPr>
    <w:rPr>
      <w:rFonts w:ascii="open_sansregular" w:hAnsi="open_sansregular"/>
      <w:color w:val="525252"/>
      <w:sz w:val="18"/>
      <w:szCs w:val="18"/>
    </w:rPr>
  </w:style>
  <w:style w:type="paragraph" w:customStyle="1" w:styleId="item-list">
    <w:name w:val="item-list"/>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pager-previous">
    <w:name w:val="pager-previous"/>
    <w:basedOn w:val="Normal"/>
    <w:rsid w:val="00571DDF"/>
    <w:pPr>
      <w:pBdr>
        <w:right w:val="single" w:sz="6" w:space="0" w:color="FFFFFF"/>
      </w:pBdr>
      <w:spacing w:before="100" w:beforeAutospacing="1" w:after="100" w:afterAutospacing="1" w:line="360" w:lineRule="atLeast"/>
    </w:pPr>
    <w:rPr>
      <w:rFonts w:ascii="open_sansregular" w:hAnsi="open_sansregular"/>
      <w:color w:val="525252"/>
      <w:sz w:val="18"/>
      <w:szCs w:val="18"/>
    </w:rPr>
  </w:style>
  <w:style w:type="paragraph" w:customStyle="1" w:styleId="pager-next">
    <w:name w:val="pager-next"/>
    <w:basedOn w:val="Normal"/>
    <w:rsid w:val="00571DDF"/>
    <w:pPr>
      <w:pBdr>
        <w:left w:val="single" w:sz="6" w:space="0" w:color="FFFFFF"/>
      </w:pBdr>
      <w:spacing w:before="100" w:beforeAutospacing="1" w:after="100" w:afterAutospacing="1" w:line="360" w:lineRule="atLeast"/>
    </w:pPr>
    <w:rPr>
      <w:rFonts w:ascii="open_sansregular" w:hAnsi="open_sansregular"/>
      <w:color w:val="525252"/>
      <w:sz w:val="18"/>
      <w:szCs w:val="18"/>
    </w:rPr>
  </w:style>
  <w:style w:type="paragraph" w:customStyle="1" w:styleId="slide-left">
    <w:name w:val="slide-left"/>
    <w:basedOn w:val="Normal"/>
    <w:rsid w:val="00571DDF"/>
    <w:pPr>
      <w:spacing w:before="100" w:beforeAutospacing="1" w:after="100" w:afterAutospacing="1" w:line="360" w:lineRule="atLeast"/>
      <w:ind w:left="600"/>
    </w:pPr>
    <w:rPr>
      <w:rFonts w:ascii="open_sansregular" w:hAnsi="open_sansregular"/>
      <w:color w:val="525252"/>
      <w:sz w:val="18"/>
      <w:szCs w:val="18"/>
    </w:rPr>
  </w:style>
  <w:style w:type="paragraph" w:customStyle="1" w:styleId="landing-slider-dots">
    <w:name w:val="landing-slider-dots"/>
    <w:basedOn w:val="Normal"/>
    <w:rsid w:val="00571DDF"/>
    <w:pPr>
      <w:spacing w:line="360" w:lineRule="atLeast"/>
      <w:jc w:val="center"/>
    </w:pPr>
    <w:rPr>
      <w:rFonts w:ascii="open_sansregular" w:hAnsi="open_sansregular"/>
      <w:color w:val="525252"/>
      <w:sz w:val="18"/>
      <w:szCs w:val="18"/>
    </w:rPr>
  </w:style>
  <w:style w:type="paragraph" w:customStyle="1" w:styleId="vid-tn-col">
    <w:name w:val="vid-tn-col"/>
    <w:basedOn w:val="Normal"/>
    <w:rsid w:val="00571DDF"/>
    <w:pPr>
      <w:pBdr>
        <w:left w:val="single" w:sz="6" w:space="11" w:color="002157"/>
      </w:pBdr>
      <w:spacing w:before="100" w:beforeAutospacing="1" w:after="100" w:afterAutospacing="1" w:line="360" w:lineRule="atLeast"/>
    </w:pPr>
    <w:rPr>
      <w:rFonts w:ascii="open_sansbold" w:hAnsi="open_sansbold"/>
      <w:color w:val="27324B"/>
      <w:sz w:val="18"/>
      <w:szCs w:val="18"/>
    </w:rPr>
  </w:style>
  <w:style w:type="paragraph" w:customStyle="1" w:styleId="views-field-field-video-embed-video-url">
    <w:name w:val="views-field-field-video-embed-video-url"/>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deo-embed-description">
    <w:name w:val="video-embed-descriptio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ews-field-field-video-embed-description">
    <w:name w:val="views-field-field-video-embed-descriptio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soc-icons">
    <w:name w:val="soc-icons"/>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footer-links-wrapper">
    <w:name w:val="footer-links-wrapper"/>
    <w:basedOn w:val="Normal"/>
    <w:rsid w:val="00571DDF"/>
    <w:pPr>
      <w:spacing w:before="750" w:after="100" w:afterAutospacing="1" w:line="360" w:lineRule="atLeast"/>
    </w:pPr>
    <w:rPr>
      <w:rFonts w:ascii="open_sansregular" w:hAnsi="open_sansregular"/>
      <w:color w:val="525252"/>
      <w:sz w:val="18"/>
      <w:szCs w:val="18"/>
    </w:rPr>
  </w:style>
  <w:style w:type="paragraph" w:customStyle="1" w:styleId="site-info-footer">
    <w:name w:val="site-info-footer"/>
    <w:basedOn w:val="Normal"/>
    <w:rsid w:val="00571DDF"/>
    <w:pPr>
      <w:spacing w:before="100" w:beforeAutospacing="1" w:after="100" w:afterAutospacing="1" w:line="360" w:lineRule="atLeast"/>
      <w:jc w:val="center"/>
    </w:pPr>
    <w:rPr>
      <w:rFonts w:ascii="open_sansbold_italic" w:hAnsi="open_sansbold_italic"/>
      <w:color w:val="525252"/>
      <w:sz w:val="17"/>
      <w:szCs w:val="17"/>
    </w:rPr>
  </w:style>
  <w:style w:type="paragraph" w:customStyle="1" w:styleId="browse-header-right">
    <w:name w:val="browse-header-right"/>
    <w:basedOn w:val="Normal"/>
    <w:rsid w:val="00571DDF"/>
    <w:pPr>
      <w:pBdr>
        <w:left w:val="single" w:sz="6" w:space="0" w:color="9AA4A7"/>
      </w:pBdr>
      <w:shd w:val="clear" w:color="auto" w:fill="9AA4A7"/>
      <w:spacing w:before="100" w:beforeAutospacing="1" w:after="100" w:afterAutospacing="1" w:line="360" w:lineRule="atLeast"/>
    </w:pPr>
    <w:rPr>
      <w:rFonts w:ascii="open_sansregular" w:hAnsi="open_sansregular"/>
      <w:color w:val="525252"/>
      <w:sz w:val="18"/>
      <w:szCs w:val="18"/>
    </w:rPr>
  </w:style>
  <w:style w:type="paragraph" w:customStyle="1" w:styleId="browse-part">
    <w:name w:val="browse-part"/>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full-widthfar">
    <w:name w:val="full-width_far"/>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full-widthgsam">
    <w:name w:val="full-width_gsam"/>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views-submit-button">
    <w:name w:val="views-submit-butt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lter-sidebar">
    <w:name w:val="filter-side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lter-wrapper">
    <w:name w:val="filter-wrapper"/>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custom-checks">
    <w:name w:val="custom-check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unter">
    <w:name w:val="counter"/>
    <w:basedOn w:val="Normal"/>
    <w:rsid w:val="00571DDF"/>
    <w:pPr>
      <w:shd w:val="clear" w:color="auto" w:fill="FFFFFF"/>
      <w:spacing w:before="100" w:beforeAutospacing="1" w:after="100" w:afterAutospacing="1" w:line="360" w:lineRule="atLeast"/>
    </w:pPr>
    <w:rPr>
      <w:rFonts w:ascii="Trebuchet MS" w:hAnsi="Trebuchet MS"/>
      <w:color w:val="5C5C5C"/>
      <w:sz w:val="18"/>
      <w:szCs w:val="18"/>
    </w:rPr>
  </w:style>
  <w:style w:type="paragraph" w:customStyle="1" w:styleId="two-column">
    <w:name w:val="two-column"/>
    <w:basedOn w:val="Normal"/>
    <w:rsid w:val="00571DDF"/>
    <w:pPr>
      <w:spacing w:before="100" w:beforeAutospacing="1" w:after="100" w:afterAutospacing="1" w:line="360" w:lineRule="atLeast"/>
      <w:ind w:left="489"/>
    </w:pPr>
    <w:rPr>
      <w:rFonts w:ascii="open_sansregular" w:hAnsi="open_sansregular"/>
      <w:color w:val="525252"/>
      <w:sz w:val="18"/>
      <w:szCs w:val="18"/>
    </w:rPr>
  </w:style>
  <w:style w:type="paragraph" w:customStyle="1" w:styleId="admin-page-sections">
    <w:name w:val="admin-page-sections"/>
    <w:basedOn w:val="Normal"/>
    <w:rsid w:val="00571DDF"/>
    <w:pPr>
      <w:pBdr>
        <w:top w:val="single" w:sz="6" w:space="31" w:color="CCCCCC"/>
        <w:left w:val="single" w:sz="6" w:space="31" w:color="CCCCCC"/>
        <w:bottom w:val="single" w:sz="6" w:space="31" w:color="CCCCCC"/>
        <w:right w:val="single" w:sz="6" w:space="31" w:color="CCCCCC"/>
      </w:pBdr>
      <w:shd w:val="clear" w:color="auto" w:fill="F8F8F8"/>
      <w:spacing w:before="100" w:beforeAutospacing="1" w:after="450" w:line="360" w:lineRule="atLeast"/>
    </w:pPr>
    <w:rPr>
      <w:rFonts w:ascii="open_sansregular" w:hAnsi="open_sansregular"/>
      <w:color w:val="525252"/>
      <w:sz w:val="18"/>
      <w:szCs w:val="18"/>
    </w:rPr>
  </w:style>
  <w:style w:type="paragraph" w:customStyle="1" w:styleId="view-news-and-annoucements">
    <w:name w:val="view-news-and-annoucements"/>
    <w:basedOn w:val="Normal"/>
    <w:rsid w:val="00571DDF"/>
    <w:pPr>
      <w:spacing w:before="450" w:after="100" w:afterAutospacing="1" w:line="360" w:lineRule="atLeast"/>
    </w:pPr>
    <w:rPr>
      <w:rFonts w:ascii="open_sansregular" w:hAnsi="open_sansregular"/>
      <w:color w:val="525252"/>
      <w:sz w:val="18"/>
      <w:szCs w:val="18"/>
    </w:rPr>
  </w:style>
  <w:style w:type="paragraph" w:customStyle="1" w:styleId="datewrapper">
    <w:name w:val="date_wrapper"/>
    <w:basedOn w:val="Normal"/>
    <w:rsid w:val="00571DDF"/>
    <w:pPr>
      <w:spacing w:after="100" w:afterAutospacing="1" w:line="360" w:lineRule="atLeast"/>
      <w:ind w:left="-1500"/>
    </w:pPr>
    <w:rPr>
      <w:rFonts w:ascii="open_sansregular" w:hAnsi="open_sansregular"/>
      <w:color w:val="525252"/>
      <w:sz w:val="18"/>
      <w:szCs w:val="18"/>
    </w:rPr>
  </w:style>
  <w:style w:type="paragraph" w:customStyle="1" w:styleId="datewrappernews">
    <w:name w:val="date_wrapper_news"/>
    <w:basedOn w:val="Normal"/>
    <w:rsid w:val="00571DDF"/>
    <w:pPr>
      <w:spacing w:before="100" w:beforeAutospacing="1" w:after="100" w:afterAutospacing="1" w:line="360" w:lineRule="atLeast"/>
      <w:ind w:right="450"/>
    </w:pPr>
    <w:rPr>
      <w:rFonts w:ascii="open_sansregular" w:hAnsi="open_sansregular"/>
      <w:color w:val="525252"/>
      <w:sz w:val="18"/>
      <w:szCs w:val="18"/>
    </w:rPr>
  </w:style>
  <w:style w:type="paragraph" w:customStyle="1" w:styleId="looseleaf-text">
    <w:name w:val="looseleaf-text"/>
    <w:basedOn w:val="Normal"/>
    <w:rsid w:val="00571DDF"/>
    <w:pPr>
      <w:spacing w:before="100" w:beforeAutospacing="1" w:after="100" w:afterAutospacing="1" w:line="360" w:lineRule="atLeast"/>
      <w:ind w:left="150"/>
    </w:pPr>
    <w:rPr>
      <w:rFonts w:ascii="open_sansregular" w:hAnsi="open_sansregular"/>
      <w:i/>
      <w:iCs/>
      <w:color w:val="525252"/>
      <w:sz w:val="26"/>
      <w:szCs w:val="26"/>
    </w:rPr>
  </w:style>
  <w:style w:type="paragraph" w:customStyle="1" w:styleId="hidden">
    <w:name w:val="hidden"/>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show">
    <w:name w:val="show"/>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heck-text">
    <w:name w:val="check-text"/>
    <w:basedOn w:val="Normal"/>
    <w:rsid w:val="00571DDF"/>
    <w:pPr>
      <w:spacing w:before="675" w:after="100" w:afterAutospacing="1" w:line="360" w:lineRule="atLeast"/>
      <w:ind w:right="-1200"/>
    </w:pPr>
    <w:rPr>
      <w:rFonts w:ascii="open_sansbold_italic" w:hAnsi="open_sansbold_italic"/>
      <w:color w:val="FFFFFF"/>
      <w:sz w:val="17"/>
      <w:szCs w:val="17"/>
    </w:rPr>
  </w:style>
  <w:style w:type="paragraph" w:customStyle="1" w:styleId="collapse-block">
    <w:name w:val="collapse-block"/>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region-search-box">
    <w:name w:val="region-search-box"/>
    <w:basedOn w:val="Normal"/>
    <w:rsid w:val="00571DDF"/>
    <w:pPr>
      <w:spacing w:before="100" w:beforeAutospacing="1" w:after="100" w:afterAutospacing="1" w:line="360" w:lineRule="atLeast"/>
      <w:ind w:right="600"/>
    </w:pPr>
    <w:rPr>
      <w:rFonts w:ascii="open_sansregular" w:hAnsi="open_sansregular"/>
      <w:color w:val="525252"/>
      <w:sz w:val="18"/>
      <w:szCs w:val="18"/>
    </w:rPr>
  </w:style>
  <w:style w:type="paragraph" w:customStyle="1" w:styleId="accordion-section-title">
    <w:name w:val="accordion-section-title"/>
    <w:basedOn w:val="Normal"/>
    <w:rsid w:val="00571DDF"/>
    <w:pPr>
      <w:pBdr>
        <w:top w:val="single" w:sz="6" w:space="6" w:color="D3D3D3"/>
        <w:left w:val="single" w:sz="6" w:space="19" w:color="D3D3D3"/>
        <w:bottom w:val="single" w:sz="6" w:space="6" w:color="D3D3D3"/>
        <w:right w:val="single" w:sz="6" w:space="6" w:color="D3D3D3"/>
      </w:pBdr>
      <w:shd w:val="clear" w:color="auto" w:fill="E6E6E6"/>
      <w:spacing w:before="180" w:after="100" w:afterAutospacing="1" w:line="360" w:lineRule="atLeast"/>
    </w:pPr>
    <w:rPr>
      <w:rFonts w:ascii="open_sansregular" w:hAnsi="open_sansregular"/>
      <w:b/>
      <w:bCs/>
      <w:color w:val="444444"/>
      <w:sz w:val="23"/>
      <w:szCs w:val="23"/>
    </w:rPr>
  </w:style>
  <w:style w:type="paragraph" w:customStyle="1" w:styleId="accordion-section-content">
    <w:name w:val="accordion-section-content"/>
    <w:basedOn w:val="Normal"/>
    <w:rsid w:val="00571DDF"/>
    <w:pPr>
      <w:pBdr>
        <w:top w:val="single" w:sz="6" w:space="11" w:color="DED7D7"/>
        <w:left w:val="single" w:sz="6" w:space="11" w:color="DED7D7"/>
        <w:bottom w:val="single" w:sz="6" w:space="11" w:color="DED7D7"/>
        <w:right w:val="single" w:sz="6" w:space="11" w:color="DED7D7"/>
      </w:pBdr>
      <w:spacing w:before="100" w:beforeAutospacing="1" w:after="100" w:afterAutospacing="1" w:line="360" w:lineRule="atLeast"/>
    </w:pPr>
    <w:rPr>
      <w:rFonts w:ascii="open_sansregular" w:hAnsi="open_sansregular"/>
      <w:vanish/>
      <w:color w:val="525252"/>
      <w:sz w:val="18"/>
      <w:szCs w:val="18"/>
    </w:rPr>
  </w:style>
  <w:style w:type="paragraph" w:customStyle="1" w:styleId="acresults">
    <w:name w:val="ac_results"/>
    <w:basedOn w:val="Normal"/>
    <w:rsid w:val="00571DDF"/>
    <w:pPr>
      <w:pBdr>
        <w:top w:val="single" w:sz="6" w:space="0" w:color="545467"/>
        <w:left w:val="single" w:sz="6" w:space="0" w:color="545467"/>
        <w:bottom w:val="single" w:sz="6" w:space="0" w:color="545467"/>
        <w:right w:val="single" w:sz="6" w:space="0" w:color="545467"/>
      </w:pBdr>
      <w:shd w:val="clear" w:color="auto" w:fill="FFFFFF"/>
      <w:spacing w:before="100" w:beforeAutospacing="1" w:after="100" w:afterAutospacing="1" w:line="360" w:lineRule="atLeast"/>
    </w:pPr>
    <w:rPr>
      <w:rFonts w:ascii="open_sansregular" w:hAnsi="open_sansregular"/>
      <w:color w:val="525252"/>
      <w:sz w:val="18"/>
      <w:szCs w:val="18"/>
    </w:rPr>
  </w:style>
  <w:style w:type="paragraph" w:customStyle="1" w:styleId="acodd">
    <w:name w:val="ac_odd"/>
    <w:basedOn w:val="Normal"/>
    <w:rsid w:val="00571DDF"/>
    <w:pPr>
      <w:shd w:val="clear" w:color="auto" w:fill="D7F1F8"/>
      <w:spacing w:before="100" w:beforeAutospacing="1" w:after="100" w:afterAutospacing="1" w:line="360" w:lineRule="atLeast"/>
    </w:pPr>
    <w:rPr>
      <w:rFonts w:ascii="open_sansregular" w:hAnsi="open_sansregular"/>
      <w:color w:val="525252"/>
      <w:sz w:val="18"/>
      <w:szCs w:val="18"/>
    </w:rPr>
  </w:style>
  <w:style w:type="paragraph" w:customStyle="1" w:styleId="fn">
    <w:name w:val="fn"/>
    <w:basedOn w:val="Normal"/>
    <w:rsid w:val="00571DDF"/>
    <w:pPr>
      <w:spacing w:before="100" w:beforeAutospacing="1" w:after="100" w:afterAutospacing="1" w:line="360" w:lineRule="atLeast"/>
    </w:pPr>
    <w:rPr>
      <w:color w:val="525252"/>
      <w:sz w:val="18"/>
      <w:szCs w:val="18"/>
    </w:rPr>
  </w:style>
  <w:style w:type="paragraph" w:customStyle="1" w:styleId="center-content">
    <w:name w:val="center-content"/>
    <w:basedOn w:val="Normal"/>
    <w:rsid w:val="00571DDF"/>
    <w:pPr>
      <w:spacing w:line="360" w:lineRule="atLeast"/>
    </w:pPr>
    <w:rPr>
      <w:rFonts w:ascii="open_sansregular" w:hAnsi="open_sansregular"/>
      <w:color w:val="525252"/>
      <w:sz w:val="18"/>
      <w:szCs w:val="18"/>
    </w:rPr>
  </w:style>
  <w:style w:type="paragraph" w:customStyle="1" w:styleId="parts">
    <w:name w:val="parts"/>
    <w:basedOn w:val="Normal"/>
    <w:rsid w:val="00571DDF"/>
    <w:pPr>
      <w:pBdr>
        <w:bottom w:val="single" w:sz="18" w:space="0" w:color="E0E9ED"/>
      </w:pBdr>
      <w:shd w:val="clear" w:color="auto" w:fill="FFFFFF"/>
      <w:spacing w:before="100" w:beforeAutospacing="1" w:after="90" w:line="420" w:lineRule="atLeast"/>
      <w:ind w:right="120"/>
      <w:jc w:val="center"/>
      <w:textAlignment w:val="center"/>
    </w:pPr>
    <w:rPr>
      <w:rFonts w:ascii="open_sansregular" w:hAnsi="open_sansregular"/>
      <w:color w:val="525252"/>
      <w:sz w:val="18"/>
      <w:szCs w:val="18"/>
    </w:rPr>
  </w:style>
  <w:style w:type="paragraph" w:customStyle="1" w:styleId="toggle-icon">
    <w:name w:val="toggle-icon"/>
    <w:basedOn w:val="Normal"/>
    <w:rsid w:val="00571DDF"/>
    <w:pPr>
      <w:spacing w:before="240" w:after="100" w:afterAutospacing="1" w:line="360" w:lineRule="atLeast"/>
      <w:ind w:hanging="18913"/>
      <w:textAlignment w:val="center"/>
    </w:pPr>
    <w:rPr>
      <w:rFonts w:ascii="open_sansregular" w:hAnsi="open_sansregular"/>
      <w:color w:val="525252"/>
      <w:sz w:val="18"/>
      <w:szCs w:val="18"/>
    </w:rPr>
  </w:style>
  <w:style w:type="paragraph" w:customStyle="1" w:styleId="partselected">
    <w:name w:val="partselected"/>
    <w:basedOn w:val="Normal"/>
    <w:rsid w:val="00571DDF"/>
    <w:pPr>
      <w:pBdr>
        <w:bottom w:val="single" w:sz="18" w:space="0" w:color="E0E9ED"/>
      </w:pBdr>
      <w:shd w:val="clear" w:color="auto" w:fill="28334B"/>
      <w:spacing w:before="100" w:beforeAutospacing="1" w:after="90" w:line="420" w:lineRule="atLeast"/>
      <w:ind w:right="120"/>
      <w:jc w:val="center"/>
      <w:textAlignment w:val="center"/>
    </w:pPr>
    <w:rPr>
      <w:rFonts w:ascii="open_sansregular" w:hAnsi="open_sansregular"/>
      <w:color w:val="FFFFFF"/>
      <w:sz w:val="18"/>
      <w:szCs w:val="18"/>
    </w:rPr>
  </w:style>
  <w:style w:type="paragraph" w:customStyle="1" w:styleId="sr-only">
    <w:name w:val="sr-only"/>
    <w:basedOn w:val="Normal"/>
    <w:rsid w:val="00571DDF"/>
    <w:pPr>
      <w:spacing w:line="360" w:lineRule="atLeast"/>
      <w:ind w:left="-15" w:right="-15"/>
    </w:pPr>
    <w:rPr>
      <w:rFonts w:ascii="open_sansregular" w:hAnsi="open_sansregular"/>
      <w:color w:val="525252"/>
      <w:sz w:val="18"/>
      <w:szCs w:val="18"/>
    </w:rPr>
  </w:style>
  <w:style w:type="paragraph" w:customStyle="1" w:styleId="showhideoptions">
    <w:name w:val="show_hide_options"/>
    <w:basedOn w:val="Normal"/>
    <w:rsid w:val="00571DDF"/>
    <w:pPr>
      <w:pBdr>
        <w:top w:val="single" w:sz="6" w:space="8" w:color="CCCCCC"/>
        <w:left w:val="single" w:sz="6" w:space="8" w:color="CCCCCC"/>
        <w:bottom w:val="single" w:sz="6" w:space="8" w:color="CCCCCC"/>
        <w:right w:val="single" w:sz="6" w:space="8" w:color="CCCCCC"/>
      </w:pBdr>
      <w:spacing w:before="150" w:after="100" w:afterAutospacing="1" w:line="360" w:lineRule="atLeast"/>
    </w:pPr>
    <w:rPr>
      <w:rFonts w:ascii="open_sansregular" w:hAnsi="open_sansregular"/>
      <w:color w:val="525252"/>
      <w:sz w:val="18"/>
      <w:szCs w:val="18"/>
    </w:rPr>
  </w:style>
  <w:style w:type="paragraph" w:customStyle="1" w:styleId="image-container">
    <w:name w:val="image-container"/>
    <w:basedOn w:val="Normal"/>
    <w:rsid w:val="00571DDF"/>
    <w:pPr>
      <w:shd w:val="clear" w:color="auto" w:fill="FFFFFF"/>
      <w:spacing w:before="975" w:after="100" w:afterAutospacing="1" w:line="360" w:lineRule="atLeast"/>
    </w:pPr>
    <w:rPr>
      <w:rFonts w:ascii="open_sansregular" w:hAnsi="open_sansregular"/>
      <w:color w:val="525252"/>
      <w:sz w:val="18"/>
      <w:szCs w:val="18"/>
    </w:rPr>
  </w:style>
  <w:style w:type="paragraph" w:customStyle="1" w:styleId="farwrapper">
    <w:name w:val="farwrapper"/>
    <w:basedOn w:val="Normal"/>
    <w:rsid w:val="00571DDF"/>
    <w:pPr>
      <w:spacing w:line="360" w:lineRule="atLeast"/>
    </w:pPr>
    <w:rPr>
      <w:rFonts w:ascii="open_sansregular" w:hAnsi="open_sansregular"/>
      <w:color w:val="525252"/>
      <w:sz w:val="18"/>
      <w:szCs w:val="18"/>
    </w:rPr>
  </w:style>
  <w:style w:type="paragraph" w:customStyle="1" w:styleId="gsamwrapper">
    <w:name w:val="gsamwrapper"/>
    <w:basedOn w:val="Normal"/>
    <w:rsid w:val="00571DDF"/>
    <w:pPr>
      <w:spacing w:line="360" w:lineRule="atLeast"/>
    </w:pPr>
    <w:rPr>
      <w:rFonts w:ascii="open_sansregular" w:hAnsi="open_sansregular"/>
      <w:color w:val="525252"/>
      <w:sz w:val="18"/>
      <w:szCs w:val="18"/>
    </w:rPr>
  </w:style>
  <w:style w:type="paragraph" w:customStyle="1" w:styleId="datatableswrapper">
    <w:name w:val="datatables_wrapp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widget-far">
    <w:name w:val="widget-f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aacsub-column">
    <w:name w:val="caac_sub-column"/>
    <w:basedOn w:val="Normal"/>
    <w:rsid w:val="00571DDF"/>
    <w:pPr>
      <w:spacing w:before="150" w:after="100" w:afterAutospacing="1" w:line="360" w:lineRule="atLeast"/>
    </w:pPr>
    <w:rPr>
      <w:rFonts w:ascii="open_sansregular" w:hAnsi="open_sansregular"/>
      <w:color w:val="525252"/>
      <w:sz w:val="18"/>
      <w:szCs w:val="18"/>
    </w:rPr>
  </w:style>
  <w:style w:type="paragraph" w:customStyle="1" w:styleId="caactable-head">
    <w:name w:val="caac_table-head"/>
    <w:basedOn w:val="Normal"/>
    <w:rsid w:val="00571DDF"/>
    <w:pPr>
      <w:shd w:val="clear" w:color="auto" w:fill="27324B"/>
      <w:spacing w:before="100" w:beforeAutospacing="1" w:after="100" w:afterAutospacing="1" w:line="360" w:lineRule="atLeast"/>
    </w:pPr>
    <w:rPr>
      <w:rFonts w:ascii="open_sansregular" w:hAnsi="open_sansregular"/>
      <w:color w:val="525252"/>
      <w:sz w:val="18"/>
      <w:szCs w:val="18"/>
    </w:rPr>
  </w:style>
  <w:style w:type="paragraph" w:customStyle="1" w:styleId="caactable-row">
    <w:name w:val="caac_table-row"/>
    <w:basedOn w:val="Normal"/>
    <w:rsid w:val="00571DDF"/>
    <w:pPr>
      <w:shd w:val="clear" w:color="auto" w:fill="F4F4F4"/>
      <w:spacing w:before="100" w:beforeAutospacing="1" w:after="100" w:afterAutospacing="1" w:line="360" w:lineRule="atLeast"/>
    </w:pPr>
    <w:rPr>
      <w:rFonts w:ascii="open_sansregular" w:hAnsi="open_sansregular"/>
      <w:color w:val="525252"/>
      <w:sz w:val="18"/>
      <w:szCs w:val="18"/>
    </w:rPr>
  </w:style>
  <w:style w:type="paragraph" w:customStyle="1" w:styleId="caactable-child-row">
    <w:name w:val="caac_table-child-row"/>
    <w:basedOn w:val="Normal"/>
    <w:rsid w:val="00571DDF"/>
    <w:pP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caactable-child-child-row">
    <w:name w:val="caac_table-child-child-row"/>
    <w:basedOn w:val="Normal"/>
    <w:rsid w:val="00571DDF"/>
    <w:pPr>
      <w:shd w:val="clear" w:color="auto" w:fill="FFFFFF"/>
      <w:spacing w:before="100" w:beforeAutospacing="1" w:after="100" w:afterAutospacing="1" w:line="360" w:lineRule="atLeast"/>
    </w:pPr>
    <w:rPr>
      <w:rFonts w:ascii="open_sansregular" w:hAnsi="open_sansregular"/>
      <w:color w:val="525252"/>
      <w:sz w:val="18"/>
      <w:szCs w:val="18"/>
    </w:rPr>
  </w:style>
  <w:style w:type="paragraph" w:customStyle="1" w:styleId="caaccontainer">
    <w:name w:val="caac_contain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folder-image">
    <w:name w:val="folder-image"/>
    <w:basedOn w:val="Normal"/>
    <w:rsid w:val="00571DDF"/>
    <w:pP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acrow">
    <w:name w:val="caac_row"/>
    <w:basedOn w:val="Normal"/>
    <w:rsid w:val="00571DDF"/>
    <w:pPr>
      <w:pBdr>
        <w:top w:val="single" w:sz="6" w:space="0" w:color="F5F5F5"/>
        <w:left w:val="single" w:sz="6" w:space="0" w:color="F5F5F5"/>
        <w:bottom w:val="single" w:sz="6" w:space="0" w:color="F5F5F5"/>
        <w:right w:val="single" w:sz="6" w:space="0" w:color="F5F5F5"/>
      </w:pBdr>
      <w:spacing w:before="100" w:beforeAutospacing="1" w:after="100" w:afterAutospacing="1" w:line="360" w:lineRule="atLeast"/>
    </w:pPr>
    <w:rPr>
      <w:rFonts w:ascii="open_sansregular" w:hAnsi="open_sansregular"/>
      <w:b/>
      <w:bCs/>
      <w:color w:val="525252"/>
      <w:sz w:val="21"/>
      <w:szCs w:val="21"/>
    </w:rPr>
  </w:style>
  <w:style w:type="paragraph" w:customStyle="1" w:styleId="no-border">
    <w:name w:val="no-bor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
    <w:name w:val="col-xs-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
    <w:name w:val="col-sm-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
    <w:name w:val="col-md-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
    <w:name w:val="col-lg-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2">
    <w:name w:val="col-xs-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2">
    <w:name w:val="col-sm-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2">
    <w:name w:val="col-md-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2">
    <w:name w:val="col-lg-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3">
    <w:name w:val="col-xs-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3">
    <w:name w:val="col-sm-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3">
    <w:name w:val="col-md-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3">
    <w:name w:val="col-lg-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4">
    <w:name w:val="col-xs-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4">
    <w:name w:val="col-sm-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4">
    <w:name w:val="col-md-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4">
    <w:name w:val="col-lg-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5">
    <w:name w:val="col-xs-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5">
    <w:name w:val="col-sm-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5">
    <w:name w:val="col-md-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5">
    <w:name w:val="col-lg-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6">
    <w:name w:val="col-xs-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6">
    <w:name w:val="col-sm-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6">
    <w:name w:val="col-md-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6">
    <w:name w:val="col-lg-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7">
    <w:name w:val="col-xs-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7">
    <w:name w:val="col-sm-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7">
    <w:name w:val="col-md-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7">
    <w:name w:val="col-lg-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8">
    <w:name w:val="col-xs-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8">
    <w:name w:val="col-sm-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8">
    <w:name w:val="col-md-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8">
    <w:name w:val="col-lg-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9">
    <w:name w:val="col-xs-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9">
    <w:name w:val="col-sm-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9">
    <w:name w:val="col-md-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9">
    <w:name w:val="col-lg-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0">
    <w:name w:val="col-xs-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0">
    <w:name w:val="col-sm-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0">
    <w:name w:val="col-md-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0">
    <w:name w:val="col-lg-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1">
    <w:name w:val="col-xs-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1">
    <w:name w:val="col-sm-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1">
    <w:name w:val="col-md-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1">
    <w:name w:val="col-lg-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12">
    <w:name w:val="col-xs-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sm-12">
    <w:name w:val="col-sm-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md-12">
    <w:name w:val="col-md-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g-12">
    <w:name w:val="col-lg-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xs-offset-12">
    <w:name w:val="col-xs-offset-12"/>
    <w:basedOn w:val="Normal"/>
    <w:rsid w:val="00571DDF"/>
    <w:pPr>
      <w:spacing w:before="100" w:beforeAutospacing="1" w:after="100" w:afterAutospacing="1" w:line="360" w:lineRule="atLeast"/>
      <w:ind w:left="12240"/>
    </w:pPr>
    <w:rPr>
      <w:rFonts w:ascii="open_sansregular" w:hAnsi="open_sansregular"/>
      <w:color w:val="525252"/>
      <w:sz w:val="18"/>
      <w:szCs w:val="18"/>
    </w:rPr>
  </w:style>
  <w:style w:type="paragraph" w:customStyle="1" w:styleId="col-xs-offset-11">
    <w:name w:val="col-xs-offset-11"/>
    <w:basedOn w:val="Normal"/>
    <w:rsid w:val="00571DDF"/>
    <w:pPr>
      <w:spacing w:before="100" w:beforeAutospacing="1" w:after="100" w:afterAutospacing="1" w:line="360" w:lineRule="atLeast"/>
      <w:ind w:left="11138"/>
    </w:pPr>
    <w:rPr>
      <w:rFonts w:ascii="open_sansregular" w:hAnsi="open_sansregular"/>
      <w:color w:val="525252"/>
      <w:sz w:val="18"/>
      <w:szCs w:val="18"/>
    </w:rPr>
  </w:style>
  <w:style w:type="paragraph" w:customStyle="1" w:styleId="col-xs-offset-10">
    <w:name w:val="col-xs-offset-10"/>
    <w:basedOn w:val="Normal"/>
    <w:rsid w:val="00571DDF"/>
    <w:pPr>
      <w:spacing w:before="100" w:beforeAutospacing="1" w:after="100" w:afterAutospacing="1" w:line="360" w:lineRule="atLeast"/>
      <w:ind w:left="10159"/>
    </w:pPr>
    <w:rPr>
      <w:rFonts w:ascii="open_sansregular" w:hAnsi="open_sansregular"/>
      <w:color w:val="525252"/>
      <w:sz w:val="18"/>
      <w:szCs w:val="18"/>
    </w:rPr>
  </w:style>
  <w:style w:type="paragraph" w:customStyle="1" w:styleId="col-xs-offset-9">
    <w:name w:val="col-xs-offset-9"/>
    <w:basedOn w:val="Normal"/>
    <w:rsid w:val="00571DDF"/>
    <w:pPr>
      <w:spacing w:before="100" w:beforeAutospacing="1" w:after="100" w:afterAutospacing="1" w:line="360" w:lineRule="atLeast"/>
      <w:ind w:left="9180"/>
    </w:pPr>
    <w:rPr>
      <w:rFonts w:ascii="open_sansregular" w:hAnsi="open_sansregular"/>
      <w:color w:val="525252"/>
      <w:sz w:val="18"/>
      <w:szCs w:val="18"/>
    </w:rPr>
  </w:style>
  <w:style w:type="paragraph" w:customStyle="1" w:styleId="col-xs-offset-8">
    <w:name w:val="col-xs-offset-8"/>
    <w:basedOn w:val="Normal"/>
    <w:rsid w:val="00571DDF"/>
    <w:pPr>
      <w:spacing w:before="100" w:beforeAutospacing="1" w:after="100" w:afterAutospacing="1" w:line="360" w:lineRule="atLeast"/>
      <w:ind w:left="8078"/>
    </w:pPr>
    <w:rPr>
      <w:rFonts w:ascii="open_sansregular" w:hAnsi="open_sansregular"/>
      <w:color w:val="525252"/>
      <w:sz w:val="18"/>
      <w:szCs w:val="18"/>
    </w:rPr>
  </w:style>
  <w:style w:type="paragraph" w:customStyle="1" w:styleId="col-xs-offset-7">
    <w:name w:val="col-xs-offset-7"/>
    <w:basedOn w:val="Normal"/>
    <w:rsid w:val="00571DDF"/>
    <w:pPr>
      <w:spacing w:before="100" w:beforeAutospacing="1" w:after="100" w:afterAutospacing="1" w:line="360" w:lineRule="atLeast"/>
      <w:ind w:left="7099"/>
    </w:pPr>
    <w:rPr>
      <w:rFonts w:ascii="open_sansregular" w:hAnsi="open_sansregular"/>
      <w:color w:val="525252"/>
      <w:sz w:val="18"/>
      <w:szCs w:val="18"/>
    </w:rPr>
  </w:style>
  <w:style w:type="paragraph" w:customStyle="1" w:styleId="col-xs-offset-6">
    <w:name w:val="col-xs-offset-6"/>
    <w:basedOn w:val="Normal"/>
    <w:rsid w:val="00571DDF"/>
    <w:pPr>
      <w:spacing w:before="100" w:beforeAutospacing="1" w:after="100" w:afterAutospacing="1" w:line="360" w:lineRule="atLeast"/>
      <w:ind w:left="6120"/>
    </w:pPr>
    <w:rPr>
      <w:rFonts w:ascii="open_sansregular" w:hAnsi="open_sansregular"/>
      <w:color w:val="525252"/>
      <w:sz w:val="18"/>
      <w:szCs w:val="18"/>
    </w:rPr>
  </w:style>
  <w:style w:type="paragraph" w:customStyle="1" w:styleId="col-xs-offset-5">
    <w:name w:val="col-xs-offset-5"/>
    <w:basedOn w:val="Normal"/>
    <w:rsid w:val="00571DDF"/>
    <w:pPr>
      <w:spacing w:before="100" w:beforeAutospacing="1" w:after="100" w:afterAutospacing="1" w:line="360" w:lineRule="atLeast"/>
      <w:ind w:left="5018"/>
    </w:pPr>
    <w:rPr>
      <w:rFonts w:ascii="open_sansregular" w:hAnsi="open_sansregular"/>
      <w:color w:val="525252"/>
      <w:sz w:val="18"/>
      <w:szCs w:val="18"/>
    </w:rPr>
  </w:style>
  <w:style w:type="paragraph" w:customStyle="1" w:styleId="col-xs-offset-4">
    <w:name w:val="col-xs-offset-4"/>
    <w:basedOn w:val="Normal"/>
    <w:rsid w:val="00571DDF"/>
    <w:pPr>
      <w:spacing w:before="100" w:beforeAutospacing="1" w:after="100" w:afterAutospacing="1" w:line="360" w:lineRule="atLeast"/>
      <w:ind w:left="4039"/>
    </w:pPr>
    <w:rPr>
      <w:rFonts w:ascii="open_sansregular" w:hAnsi="open_sansregular"/>
      <w:color w:val="525252"/>
      <w:sz w:val="18"/>
      <w:szCs w:val="18"/>
    </w:rPr>
  </w:style>
  <w:style w:type="paragraph" w:customStyle="1" w:styleId="col-xs-offset-3">
    <w:name w:val="col-xs-offset-3"/>
    <w:basedOn w:val="Normal"/>
    <w:rsid w:val="00571DDF"/>
    <w:pPr>
      <w:spacing w:before="100" w:beforeAutospacing="1" w:after="100" w:afterAutospacing="1" w:line="360" w:lineRule="atLeast"/>
      <w:ind w:left="3060"/>
    </w:pPr>
    <w:rPr>
      <w:rFonts w:ascii="open_sansregular" w:hAnsi="open_sansregular"/>
      <w:color w:val="525252"/>
      <w:sz w:val="18"/>
      <w:szCs w:val="18"/>
    </w:rPr>
  </w:style>
  <w:style w:type="paragraph" w:customStyle="1" w:styleId="col-xs-offset-2">
    <w:name w:val="col-xs-offset-2"/>
    <w:basedOn w:val="Normal"/>
    <w:rsid w:val="00571DDF"/>
    <w:pPr>
      <w:spacing w:before="100" w:beforeAutospacing="1" w:after="100" w:afterAutospacing="1" w:line="360" w:lineRule="atLeast"/>
      <w:ind w:left="1958"/>
    </w:pPr>
    <w:rPr>
      <w:rFonts w:ascii="open_sansregular" w:hAnsi="open_sansregular"/>
      <w:color w:val="525252"/>
      <w:sz w:val="18"/>
      <w:szCs w:val="18"/>
    </w:rPr>
  </w:style>
  <w:style w:type="paragraph" w:customStyle="1" w:styleId="col-xs-offset-1">
    <w:name w:val="col-xs-offset-1"/>
    <w:basedOn w:val="Normal"/>
    <w:rsid w:val="00571DDF"/>
    <w:pPr>
      <w:spacing w:before="100" w:beforeAutospacing="1" w:after="100" w:afterAutospacing="1" w:line="360" w:lineRule="atLeast"/>
      <w:ind w:left="979"/>
    </w:pPr>
    <w:rPr>
      <w:rFonts w:ascii="open_sansregular" w:hAnsi="open_sansregular"/>
      <w:color w:val="525252"/>
      <w:sz w:val="18"/>
      <w:szCs w:val="18"/>
    </w:rPr>
  </w:style>
  <w:style w:type="paragraph" w:customStyle="1" w:styleId="col-xs-offset-0">
    <w:name w:val="col-xs-offset-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lick-slider">
    <w:name w:val="slick-slider"/>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slick-list">
    <w:name w:val="slick-list"/>
    <w:basedOn w:val="Normal"/>
    <w:rsid w:val="00571DDF"/>
    <w:pPr>
      <w:spacing w:line="360" w:lineRule="atLeast"/>
    </w:pPr>
    <w:rPr>
      <w:rFonts w:ascii="open_sansregular" w:hAnsi="open_sansregular"/>
      <w:color w:val="525252"/>
      <w:sz w:val="18"/>
      <w:szCs w:val="18"/>
    </w:rPr>
  </w:style>
  <w:style w:type="paragraph" w:customStyle="1" w:styleId="slick-track">
    <w:name w:val="slick-trac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lick-slide">
    <w:name w:val="slick-slide"/>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slick-prev">
    <w:name w:val="slick-prev"/>
    <w:basedOn w:val="Normal"/>
    <w:rsid w:val="00571DDF"/>
    <w:pPr>
      <w:spacing w:after="100" w:afterAutospacing="1" w:line="0" w:lineRule="auto"/>
    </w:pPr>
    <w:rPr>
      <w:rFonts w:ascii="open_sansregular" w:hAnsi="open_sansregular"/>
      <w:color w:val="525252"/>
      <w:sz w:val="2"/>
      <w:szCs w:val="2"/>
    </w:rPr>
  </w:style>
  <w:style w:type="paragraph" w:customStyle="1" w:styleId="slick-next">
    <w:name w:val="slick-next"/>
    <w:basedOn w:val="Normal"/>
    <w:rsid w:val="00571DDF"/>
    <w:pPr>
      <w:spacing w:after="100" w:afterAutospacing="1" w:line="0" w:lineRule="auto"/>
    </w:pPr>
    <w:rPr>
      <w:rFonts w:ascii="open_sansregular" w:hAnsi="open_sansregular"/>
      <w:color w:val="525252"/>
      <w:sz w:val="2"/>
      <w:szCs w:val="2"/>
    </w:rPr>
  </w:style>
  <w:style w:type="paragraph" w:customStyle="1" w:styleId="slick-dots">
    <w:name w:val="slick-dots"/>
    <w:basedOn w:val="Normal"/>
    <w:rsid w:val="00571DDF"/>
    <w:pPr>
      <w:spacing w:before="100" w:beforeAutospacing="1" w:after="100" w:afterAutospacing="1" w:line="360" w:lineRule="atLeast"/>
      <w:jc w:val="center"/>
    </w:pPr>
    <w:rPr>
      <w:rFonts w:ascii="open_sansregular" w:hAnsi="open_sansregular"/>
      <w:color w:val="525252"/>
      <w:sz w:val="18"/>
      <w:szCs w:val="18"/>
    </w:rPr>
  </w:style>
  <w:style w:type="paragraph" w:customStyle="1" w:styleId="title-wrapper">
    <w:name w:val="title-wrapp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pdf-zip-wrapper">
    <w:name w:val="pdf-zip-wrapper"/>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odal">
    <w:name w:val="modal"/>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fl-scrolls">
    <w:name w:val="fl-scrolls"/>
    <w:basedOn w:val="Normal"/>
    <w:rsid w:val="00571DDF"/>
    <w:pPr>
      <w:spacing w:line="0" w:lineRule="auto"/>
    </w:pPr>
    <w:rPr>
      <w:rFonts w:ascii="open_sansregular" w:hAnsi="open_sansregular"/>
      <w:color w:val="525252"/>
      <w:sz w:val="2"/>
      <w:szCs w:val="2"/>
    </w:rPr>
  </w:style>
  <w:style w:type="paragraph" w:customStyle="1" w:styleId="field-multiple-table">
    <w:name w:val="field-multiple-tab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add-more-submit">
    <w:name w:val="field-add-more-submi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grippie">
    <w:name w:val="grippi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ar">
    <w:name w:val="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lled">
    <w:name w:val="fille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hrobber">
    <w:name w:val="throbb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ssage">
    <w:name w:val="messag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set-wrapper">
    <w:name w:val="fieldset-wrapp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itle1">
    <w:name w:val="Titl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escription">
    <w:name w:val="descript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pager">
    <w:name w:val="pag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spacer">
    <w:name w:val="date-spac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checkbox">
    <w:name w:val="form-type-checkbo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selectclasshour">
    <w:name w:val="form-type-select[class*=hou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ormat-delete">
    <w:name w:val="date-format-delet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format-type">
    <w:name w:val="date-format-typ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lect-container">
    <w:name w:val="select-contai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
    <w:name w:val="ui-datepicker-hea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prev">
    <w:name w:val="ui-datepicker-prev"/>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next">
    <w:name w:val="ui-datepicker-n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title">
    <w:name w:val="ui-datepicker-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buttonpane">
    <w:name w:val="ui-datepicker-buttonpan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group">
    <w:name w:val="ui-datepicker-grou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ode">
    <w:name w:val="nod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snippet-info">
    <w:name w:val="search-snippet-inf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info">
    <w:name w:val="search-inf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riterion">
    <w:name w:val="criter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tion">
    <w:name w:val="act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ser-picture">
    <w:name w:val="user-pictur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s-exposed-widget">
    <w:name w:val="views-exposed-widg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submit">
    <w:name w:val="form-submi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ide-text">
    <w:name w:val="hide-t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block-level">
    <w:name w:val="input-block-leve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ow">
    <w:name w:val="row"/>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ow-fluid">
    <w:name w:val="row-flui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
    <w:name w:val="bt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large">
    <w:name w:val="btn-larg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small">
    <w:name w:val="btn-smal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mini">
    <w:name w:val="btn-mini"/>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block">
    <w:name w:val="btn-bloc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primary">
    <w:name w:val="btn-primar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warning">
    <w:name w:val="btn-warn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danger">
    <w:name w:val="btn-dang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success">
    <w:name w:val="btn-succes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info">
    <w:name w:val="btn-inf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inverse">
    <w:name w:val="btn-invers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link">
    <w:name w:val="btn-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group">
    <w:name w:val="btn-grou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toolbar">
    <w:name w:val="btn-tool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
    <w:name w:val="nav"/>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header">
    <w:name w:val="nav-hea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list">
    <w:name w:val="nav-lis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tabs">
    <w:name w:val="nav-tab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
    <w:name w:val="nav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inner">
    <w:name w:val="navbar-in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text">
    <w:name w:val="navbar-t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link">
    <w:name w:val="navbar-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form">
    <w:name w:val="navbar-form"/>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search">
    <w:name w:val="navbar-search"/>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static-top">
    <w:name w:val="navbar-static-to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fixed-top">
    <w:name w:val="navbar-fixed-to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bar-fixed-bottom">
    <w:name w:val="navbar-fixed-bottom"/>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aret">
    <w:name w:val="car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ropdown-menu">
    <w:name w:val="dropdown-menu"/>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ypeahead">
    <w:name w:val="typeahea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
    <w:name w:val="accord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group">
    <w:name w:val="accordion-grou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heading">
    <w:name w:val="accordion-head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inner">
    <w:name w:val="accordion-in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inner">
    <w:name w:val="mega-in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group-ct">
    <w:name w:val="mega-group-c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nav">
    <w:name w:val="mega-nav"/>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b-block">
    <w:name w:val="tb-bloc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caption">
    <w:name w:val="mega-capt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llapse">
    <w:name w:val="collaps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lose">
    <w:name w:val="clos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subhead">
    <w:name w:val="btn-subhea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navbar">
    <w:name w:val="btn-navb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divider">
    <w:name w:val="mm-divi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title">
    <w:name w:val="mm-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next">
    <w:name w:val="mm-nex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inset">
    <w:name w:val="mm-ins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insetli">
    <w:name w:val="mm-inset&gt;li"/>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spacer">
    <w:name w:val="mm-spac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
    <w:name w:val="mm-breadcrumb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0">
    <w:name w:val="mm-breadcrumbs&g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a">
    <w:name w:val="mm-breadcrumbs&gt;a"/>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items">
    <w:name w:val="field-item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lock-menu">
    <w:name w:val="block-menu"/>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owse-link">
    <w:name w:val="browse-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
    <w:name w:val="breadcrumbsnew"/>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acetapi-checkbox">
    <w:name w:val="facetapi-checkbo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acetapi-limit-link">
    <w:name w:val="facetapi-limit-lin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y">
    <w:name w:val="da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year">
    <w:name w:val="yea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header">
    <w:name w:val="view-hea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ent">
    <w:name w:val="conten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abledrag-handle">
    <w:name w:val="tabledrag-hand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gencyaccordion">
    <w:name w:val="agency_accordio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pachesolr-browse-blocks">
    <w:name w:val="apachesolr-browse-blocks"/>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page-title">
    <w:name w:val="page-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
    <w:name w:val="region-conten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
    <w:name w:val="field-name-bod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
    <w:name w:val="nested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atablesfilter">
    <w:name w:val="datatables_filt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atablesscrollbody">
    <w:name w:val="datatables_scrollbod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andle">
    <w:name w:val="hand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js-hide">
    <w:name w:val="js-hid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set-legend">
    <w:name w:val="fieldset-lege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padding">
    <w:name w:val="date-padd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ropbtn">
    <w:name w:val="dropbtn"/>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2">
    <w:name w:val="span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1">
    <w:name w:val="span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0">
    <w:name w:val="span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9">
    <w:name w:val="span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8">
    <w:name w:val="span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7">
    <w:name w:val="span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6">
    <w:name w:val="span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
    <w:name w:val="span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4">
    <w:name w:val="span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
    <w:name w:val="span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
    <w:name w:val="span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
    <w:name w:val="spa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2">
    <w:name w:val="offset1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1">
    <w:name w:val="offset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0">
    <w:name w:val="offset1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9">
    <w:name w:val="offset9"/>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8">
    <w:name w:val="offset8"/>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7">
    <w:name w:val="offset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6">
    <w:name w:val="offset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5">
    <w:name w:val="offset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4">
    <w:name w:val="offset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3">
    <w:name w:val="offset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2">
    <w:name w:val="offset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
    <w:name w:val="offse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ivider">
    <w:name w:val="divid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ainer">
    <w:name w:val="contai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and">
    <w:name w:val="bra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ivider-vertical">
    <w:name w:val="divider-vertica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adio">
    <w:name w:val="radio"/>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heckbox">
    <w:name w:val="checkbox"/>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append">
    <w:name w:val="input-appe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prepend">
    <w:name w:val="input-prepend"/>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query">
    <w:name w:val="search-query"/>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toggle">
    <w:name w:val="accordion-togg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lock-title">
    <w:name w:val="block-titl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lock-ct">
    <w:name w:val="block-c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0">
    <w:name w:val="span5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3">
    <w:name w:val="span3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5">
    <w:name w:val="span2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0">
    <w:name w:val="span20"/>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6">
    <w:name w:val="span1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panel">
    <w:name w:val="mm-panel"/>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item-name">
    <w:name w:val="form-item-nam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urinfolist">
    <w:name w:val="curinfolis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utton-container">
    <w:name w:val="button-container"/>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bookmark">
    <w:name w:val="view_bookmark"/>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default">
    <w:name w:val="btn-default"/>
    <w:basedOn w:val="Normal"/>
    <w:rsid w:val="00571DDF"/>
    <w:pPr>
      <w:spacing w:before="100" w:beforeAutospacing="1" w:after="100" w:afterAutospacing="1" w:line="360" w:lineRule="atLeast"/>
    </w:pPr>
    <w:rPr>
      <w:rFonts w:ascii="open_sansregular" w:hAnsi="open_sansregular"/>
      <w:color w:val="0A0A0A"/>
      <w:sz w:val="18"/>
      <w:szCs w:val="18"/>
    </w:rPr>
  </w:style>
  <w:style w:type="paragraph" w:customStyle="1" w:styleId="nopadding">
    <w:name w:val="nopadding"/>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sible-phone">
    <w:name w:val="visible-phone"/>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sible-tablet">
    <w:name w:val="visible-tablet"/>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idden-desktop">
    <w:name w:val="hidden-desktop"/>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sible-print">
    <w:name w:val="visible-print"/>
    <w:basedOn w:val="Normal"/>
    <w:rsid w:val="00571DDF"/>
    <w:pPr>
      <w:spacing w:before="100" w:beforeAutospacing="1" w:after="100" w:afterAutospacing="1" w:line="360" w:lineRule="atLeast"/>
    </w:pPr>
    <w:rPr>
      <w:rFonts w:ascii="open_sansregular" w:hAnsi="open_sansregular"/>
      <w:color w:val="525252"/>
      <w:sz w:val="18"/>
      <w:szCs w:val="18"/>
    </w:rPr>
  </w:style>
  <w:style w:type="character" w:customStyle="1" w:styleId="ext">
    <w:name w:val="ext"/>
    <w:basedOn w:val="DefaultParagraphFont"/>
    <w:rsid w:val="00571DDF"/>
    <w:rPr>
      <w:strike w:val="0"/>
      <w:dstrike w:val="0"/>
      <w:u w:val="none"/>
      <w:effect w:val="none"/>
    </w:rPr>
  </w:style>
  <w:style w:type="character" w:customStyle="1" w:styleId="mailto">
    <w:name w:val="mailto"/>
    <w:basedOn w:val="DefaultParagraphFont"/>
    <w:rsid w:val="00571DDF"/>
    <w:rPr>
      <w:strike w:val="0"/>
      <w:dstrike w:val="0"/>
      <w:u w:val="none"/>
      <w:effect w:val="none"/>
    </w:rPr>
  </w:style>
  <w:style w:type="character" w:customStyle="1" w:styleId="custom-checks1">
    <w:name w:val="custom-checks1"/>
    <w:basedOn w:val="DefaultParagraphFont"/>
    <w:rsid w:val="00571DDF"/>
    <w:rPr>
      <w:vanish w:val="0"/>
      <w:webHidden w:val="0"/>
      <w:specVanish w:val="0"/>
    </w:rPr>
  </w:style>
  <w:style w:type="character" w:customStyle="1" w:styleId="summary">
    <w:name w:val="summary"/>
    <w:basedOn w:val="DefaultParagraphFont"/>
    <w:rsid w:val="00571DDF"/>
  </w:style>
  <w:style w:type="character" w:customStyle="1" w:styleId="month">
    <w:name w:val="month"/>
    <w:basedOn w:val="DefaultParagraphFont"/>
    <w:rsid w:val="00571DDF"/>
  </w:style>
  <w:style w:type="character" w:customStyle="1" w:styleId="day1">
    <w:name w:val="day1"/>
    <w:basedOn w:val="DefaultParagraphFont"/>
    <w:rsid w:val="00571DDF"/>
  </w:style>
  <w:style w:type="character" w:customStyle="1" w:styleId="year1">
    <w:name w:val="year1"/>
    <w:basedOn w:val="DefaultParagraphFont"/>
    <w:rsid w:val="00571DDF"/>
  </w:style>
  <w:style w:type="paragraph" w:customStyle="1" w:styleId="grippie1">
    <w:name w:val="grippie1"/>
    <w:basedOn w:val="Normal"/>
    <w:rsid w:val="00571DDF"/>
    <w:pPr>
      <w:pBdr>
        <w:top w:val="single" w:sz="2" w:space="0" w:color="DDDDDD"/>
        <w:left w:val="single" w:sz="6" w:space="0" w:color="DDDDDD"/>
        <w:bottom w:val="single" w:sz="6" w:space="0" w:color="DDDDDD"/>
        <w:right w:val="single" w:sz="6" w:space="0" w:color="DDDDDD"/>
      </w:pBdr>
      <w:spacing w:before="100" w:beforeAutospacing="1" w:after="100" w:afterAutospacing="1" w:line="360" w:lineRule="atLeast"/>
    </w:pPr>
    <w:rPr>
      <w:rFonts w:ascii="open_sansregular" w:hAnsi="open_sansregular"/>
      <w:color w:val="525252"/>
      <w:sz w:val="18"/>
      <w:szCs w:val="18"/>
    </w:rPr>
  </w:style>
  <w:style w:type="paragraph" w:customStyle="1" w:styleId="handle1">
    <w:name w:val="handle1"/>
    <w:basedOn w:val="Normal"/>
    <w:rsid w:val="00571DDF"/>
    <w:pPr>
      <w:spacing w:line="360" w:lineRule="atLeast"/>
      <w:ind w:left="120" w:right="120"/>
    </w:pPr>
    <w:rPr>
      <w:rFonts w:ascii="open_sansregular" w:hAnsi="open_sansregular"/>
      <w:color w:val="525252"/>
      <w:sz w:val="18"/>
      <w:szCs w:val="18"/>
    </w:rPr>
  </w:style>
  <w:style w:type="paragraph" w:customStyle="1" w:styleId="bar1">
    <w:name w:val="bar1"/>
    <w:basedOn w:val="Normal"/>
    <w:rsid w:val="00571DDF"/>
    <w:pPr>
      <w:pBdr>
        <w:top w:val="single" w:sz="6" w:space="0" w:color="666666"/>
        <w:left w:val="single" w:sz="6" w:space="0" w:color="666666"/>
        <w:bottom w:val="single" w:sz="6" w:space="0" w:color="666666"/>
        <w:right w:val="single" w:sz="6" w:space="0" w:color="666666"/>
      </w:pBdr>
      <w:shd w:val="clear" w:color="auto" w:fill="CCCCCC"/>
      <w:spacing w:line="360" w:lineRule="atLeast"/>
      <w:ind w:left="48" w:right="48"/>
    </w:pPr>
    <w:rPr>
      <w:rFonts w:ascii="open_sansregular" w:hAnsi="open_sansregular"/>
      <w:color w:val="525252"/>
      <w:sz w:val="18"/>
      <w:szCs w:val="18"/>
    </w:rPr>
  </w:style>
  <w:style w:type="paragraph" w:customStyle="1" w:styleId="filled1">
    <w:name w:val="filled1"/>
    <w:basedOn w:val="Normal"/>
    <w:rsid w:val="00571DDF"/>
    <w:pPr>
      <w:shd w:val="clear" w:color="auto" w:fill="0072B9"/>
      <w:spacing w:before="100" w:beforeAutospacing="1" w:after="100" w:afterAutospacing="1" w:line="360" w:lineRule="atLeast"/>
    </w:pPr>
    <w:rPr>
      <w:rFonts w:ascii="open_sansregular" w:hAnsi="open_sansregular"/>
      <w:color w:val="525252"/>
      <w:sz w:val="18"/>
      <w:szCs w:val="18"/>
    </w:rPr>
  </w:style>
  <w:style w:type="paragraph" w:customStyle="1" w:styleId="throbber1">
    <w:name w:val="throbber1"/>
    <w:basedOn w:val="Normal"/>
    <w:rsid w:val="00571DDF"/>
    <w:pPr>
      <w:spacing w:before="30" w:after="30" w:line="360" w:lineRule="atLeast"/>
      <w:ind w:left="30" w:right="30"/>
    </w:pPr>
    <w:rPr>
      <w:rFonts w:ascii="open_sansregular" w:hAnsi="open_sansregular"/>
      <w:color w:val="525252"/>
      <w:sz w:val="18"/>
      <w:szCs w:val="18"/>
    </w:rPr>
  </w:style>
  <w:style w:type="paragraph" w:customStyle="1" w:styleId="message1">
    <w:name w:val="messag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hrobber2">
    <w:name w:val="throbber2"/>
    <w:basedOn w:val="Normal"/>
    <w:rsid w:val="00571DDF"/>
    <w:pPr>
      <w:spacing w:line="360" w:lineRule="atLeast"/>
      <w:ind w:left="30" w:right="30"/>
    </w:pPr>
    <w:rPr>
      <w:rFonts w:ascii="open_sansregular" w:hAnsi="open_sansregular"/>
      <w:color w:val="525252"/>
      <w:sz w:val="18"/>
      <w:szCs w:val="18"/>
    </w:rPr>
  </w:style>
  <w:style w:type="paragraph" w:customStyle="1" w:styleId="fieldset-wrapper1">
    <w:name w:val="fieldset-wrapp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js-hide1">
    <w:name w:val="js-hid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error1">
    <w:name w:val="error1"/>
    <w:basedOn w:val="Normal"/>
    <w:rsid w:val="00571DDF"/>
    <w:pPr>
      <w:spacing w:before="100" w:beforeAutospacing="1" w:after="100" w:afterAutospacing="1" w:line="360" w:lineRule="atLeast"/>
    </w:pPr>
    <w:rPr>
      <w:rFonts w:ascii="open_sansregular" w:hAnsi="open_sansregular"/>
      <w:color w:val="333333"/>
      <w:sz w:val="18"/>
      <w:szCs w:val="18"/>
    </w:rPr>
  </w:style>
  <w:style w:type="paragraph" w:customStyle="1" w:styleId="title10">
    <w:name w:val="title1"/>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form-item1">
    <w:name w:val="form-item1"/>
    <w:basedOn w:val="Normal"/>
    <w:rsid w:val="00571DDF"/>
    <w:pPr>
      <w:spacing w:line="360" w:lineRule="atLeast"/>
    </w:pPr>
    <w:rPr>
      <w:rFonts w:ascii="open_sansregular" w:hAnsi="open_sansregular"/>
      <w:color w:val="525252"/>
      <w:sz w:val="18"/>
      <w:szCs w:val="18"/>
    </w:rPr>
  </w:style>
  <w:style w:type="paragraph" w:customStyle="1" w:styleId="form-item2">
    <w:name w:val="form-item2"/>
    <w:basedOn w:val="Normal"/>
    <w:rsid w:val="00571DDF"/>
    <w:pPr>
      <w:spacing w:line="360" w:lineRule="atLeast"/>
    </w:pPr>
    <w:rPr>
      <w:rFonts w:ascii="open_sansregular" w:hAnsi="open_sansregular"/>
      <w:color w:val="525252"/>
      <w:sz w:val="18"/>
      <w:szCs w:val="18"/>
    </w:rPr>
  </w:style>
  <w:style w:type="paragraph" w:customStyle="1" w:styleId="description1">
    <w:name w:val="description1"/>
    <w:basedOn w:val="Normal"/>
    <w:rsid w:val="00571DDF"/>
    <w:pPr>
      <w:spacing w:before="100" w:beforeAutospacing="1" w:after="100" w:afterAutospacing="1" w:line="360" w:lineRule="atLeast"/>
    </w:pPr>
    <w:rPr>
      <w:rFonts w:ascii="open_sansregular" w:hAnsi="open_sansregular"/>
      <w:color w:val="525252"/>
    </w:rPr>
  </w:style>
  <w:style w:type="paragraph" w:customStyle="1" w:styleId="form-item3">
    <w:name w:val="form-item3"/>
    <w:basedOn w:val="Normal"/>
    <w:rsid w:val="00571DDF"/>
    <w:pPr>
      <w:spacing w:before="96" w:after="96" w:line="360" w:lineRule="atLeast"/>
    </w:pPr>
    <w:rPr>
      <w:rFonts w:ascii="open_sansregular" w:hAnsi="open_sansregular"/>
      <w:color w:val="525252"/>
      <w:sz w:val="18"/>
      <w:szCs w:val="18"/>
    </w:rPr>
  </w:style>
  <w:style w:type="paragraph" w:customStyle="1" w:styleId="form-item4">
    <w:name w:val="form-item4"/>
    <w:basedOn w:val="Normal"/>
    <w:rsid w:val="00571DDF"/>
    <w:pPr>
      <w:spacing w:before="96" w:after="96" w:line="360" w:lineRule="atLeast"/>
    </w:pPr>
    <w:rPr>
      <w:rFonts w:ascii="open_sansregular" w:hAnsi="open_sansregular"/>
      <w:color w:val="525252"/>
      <w:sz w:val="18"/>
      <w:szCs w:val="18"/>
    </w:rPr>
  </w:style>
  <w:style w:type="paragraph" w:customStyle="1" w:styleId="description2">
    <w:name w:val="description2"/>
    <w:basedOn w:val="Normal"/>
    <w:rsid w:val="00571DDF"/>
    <w:pPr>
      <w:spacing w:before="100" w:beforeAutospacing="1" w:after="100" w:afterAutospacing="1" w:line="360" w:lineRule="atLeast"/>
      <w:ind w:left="576"/>
    </w:pPr>
    <w:rPr>
      <w:rFonts w:ascii="open_sansregular" w:hAnsi="open_sansregular"/>
      <w:color w:val="525252"/>
      <w:sz w:val="18"/>
      <w:szCs w:val="18"/>
    </w:rPr>
  </w:style>
  <w:style w:type="paragraph" w:customStyle="1" w:styleId="description3">
    <w:name w:val="description3"/>
    <w:basedOn w:val="Normal"/>
    <w:rsid w:val="00571DDF"/>
    <w:pPr>
      <w:spacing w:before="100" w:beforeAutospacing="1" w:after="100" w:afterAutospacing="1" w:line="360" w:lineRule="atLeast"/>
      <w:ind w:left="576"/>
    </w:pPr>
    <w:rPr>
      <w:rFonts w:ascii="open_sansregular" w:hAnsi="open_sansregular"/>
      <w:color w:val="525252"/>
      <w:sz w:val="18"/>
      <w:szCs w:val="18"/>
    </w:rPr>
  </w:style>
  <w:style w:type="paragraph" w:customStyle="1" w:styleId="pager1">
    <w:name w:val="pager1"/>
    <w:basedOn w:val="Normal"/>
    <w:rsid w:val="00571DDF"/>
    <w:pPr>
      <w:spacing w:line="360" w:lineRule="atLeast"/>
    </w:pPr>
    <w:rPr>
      <w:rFonts w:ascii="open_sansregular" w:hAnsi="open_sansregular"/>
      <w:color w:val="525252"/>
      <w:sz w:val="18"/>
      <w:szCs w:val="18"/>
    </w:rPr>
  </w:style>
  <w:style w:type="character" w:customStyle="1" w:styleId="summary1">
    <w:name w:val="summary1"/>
    <w:basedOn w:val="DefaultParagraphFont"/>
    <w:rsid w:val="00571DDF"/>
    <w:rPr>
      <w:color w:val="999999"/>
      <w:sz w:val="22"/>
      <w:szCs w:val="22"/>
    </w:rPr>
  </w:style>
  <w:style w:type="paragraph" w:customStyle="1" w:styleId="ui-widget1">
    <w:name w:val="ui-widget1"/>
    <w:basedOn w:val="Normal"/>
    <w:rsid w:val="00571DDF"/>
    <w:pPr>
      <w:spacing w:before="100" w:beforeAutospacing="1" w:after="100" w:afterAutospacing="1" w:line="360" w:lineRule="atLeast"/>
    </w:pPr>
    <w:rPr>
      <w:rFonts w:ascii="Verdana" w:hAnsi="Verdana"/>
      <w:color w:val="525252"/>
      <w:sz w:val="24"/>
      <w:szCs w:val="24"/>
    </w:rPr>
  </w:style>
  <w:style w:type="paragraph" w:customStyle="1" w:styleId="ui-state-default1">
    <w:name w:val="ui-state-default1"/>
    <w:basedOn w:val="Normal"/>
    <w:rsid w:val="00571DDF"/>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360" w:lineRule="atLeast"/>
    </w:pPr>
    <w:rPr>
      <w:rFonts w:ascii="open_sansregular" w:hAnsi="open_sansregular"/>
      <w:color w:val="555555"/>
      <w:sz w:val="18"/>
      <w:szCs w:val="18"/>
    </w:rPr>
  </w:style>
  <w:style w:type="paragraph" w:customStyle="1" w:styleId="ui-state-default2">
    <w:name w:val="ui-state-default2"/>
    <w:basedOn w:val="Normal"/>
    <w:rsid w:val="00571DDF"/>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360" w:lineRule="atLeast"/>
    </w:pPr>
    <w:rPr>
      <w:rFonts w:ascii="open_sansregular" w:hAnsi="open_sansregular"/>
      <w:color w:val="555555"/>
      <w:sz w:val="18"/>
      <w:szCs w:val="18"/>
    </w:rPr>
  </w:style>
  <w:style w:type="paragraph" w:customStyle="1" w:styleId="ui-state-hover1">
    <w:name w:val="ui-state-hover1"/>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hover2">
    <w:name w:val="ui-state-hover2"/>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focus1">
    <w:name w:val="ui-state-focus1"/>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focus2">
    <w:name w:val="ui-state-focus2"/>
    <w:basedOn w:val="Normal"/>
    <w:rsid w:val="00571DDF"/>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360" w:lineRule="atLeast"/>
    </w:pPr>
    <w:rPr>
      <w:rFonts w:ascii="open_sansregular" w:hAnsi="open_sansregular"/>
      <w:color w:val="212121"/>
      <w:sz w:val="18"/>
      <w:szCs w:val="18"/>
    </w:rPr>
  </w:style>
  <w:style w:type="paragraph" w:customStyle="1" w:styleId="ui-state-active1">
    <w:name w:val="ui-state-active1"/>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12121"/>
      <w:sz w:val="18"/>
      <w:szCs w:val="18"/>
    </w:rPr>
  </w:style>
  <w:style w:type="paragraph" w:customStyle="1" w:styleId="ui-state-active2">
    <w:name w:val="ui-state-active2"/>
    <w:basedOn w:val="Normal"/>
    <w:rsid w:val="00571DDF"/>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360" w:lineRule="atLeast"/>
    </w:pPr>
    <w:rPr>
      <w:rFonts w:ascii="open_sansregular" w:hAnsi="open_sansregular"/>
      <w:color w:val="212121"/>
      <w:sz w:val="18"/>
      <w:szCs w:val="18"/>
    </w:rPr>
  </w:style>
  <w:style w:type="paragraph" w:customStyle="1" w:styleId="ui-state-highlight1">
    <w:name w:val="ui-state-highlight1"/>
    <w:basedOn w:val="Normal"/>
    <w:rsid w:val="00571DDF"/>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360" w:lineRule="atLeast"/>
    </w:pPr>
    <w:rPr>
      <w:rFonts w:ascii="open_sansregular" w:hAnsi="open_sansregular"/>
      <w:color w:val="363636"/>
      <w:sz w:val="18"/>
      <w:szCs w:val="18"/>
    </w:rPr>
  </w:style>
  <w:style w:type="paragraph" w:customStyle="1" w:styleId="ui-state-highlight2">
    <w:name w:val="ui-state-highlight2"/>
    <w:basedOn w:val="Normal"/>
    <w:rsid w:val="00571DDF"/>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360" w:lineRule="atLeast"/>
    </w:pPr>
    <w:rPr>
      <w:rFonts w:ascii="open_sansregular" w:hAnsi="open_sansregular"/>
      <w:color w:val="363636"/>
      <w:sz w:val="18"/>
      <w:szCs w:val="18"/>
    </w:rPr>
  </w:style>
  <w:style w:type="paragraph" w:customStyle="1" w:styleId="ui-state-error1">
    <w:name w:val="ui-state-error1"/>
    <w:basedOn w:val="Normal"/>
    <w:rsid w:val="00571DDF"/>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360" w:lineRule="atLeast"/>
    </w:pPr>
    <w:rPr>
      <w:rFonts w:ascii="open_sansregular" w:hAnsi="open_sansregular"/>
      <w:color w:val="CD0A0A"/>
      <w:sz w:val="18"/>
      <w:szCs w:val="18"/>
    </w:rPr>
  </w:style>
  <w:style w:type="paragraph" w:customStyle="1" w:styleId="ui-state-error2">
    <w:name w:val="ui-state-error2"/>
    <w:basedOn w:val="Normal"/>
    <w:rsid w:val="00571DDF"/>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360" w:lineRule="atLeast"/>
    </w:pPr>
    <w:rPr>
      <w:rFonts w:ascii="open_sansregular" w:hAnsi="open_sansregular"/>
      <w:color w:val="CD0A0A"/>
      <w:sz w:val="18"/>
      <w:szCs w:val="18"/>
    </w:rPr>
  </w:style>
  <w:style w:type="paragraph" w:customStyle="1" w:styleId="ui-state-error-text1">
    <w:name w:val="ui-state-error-text1"/>
    <w:basedOn w:val="Normal"/>
    <w:rsid w:val="00571DDF"/>
    <w:pPr>
      <w:spacing w:before="100" w:beforeAutospacing="1" w:after="100" w:afterAutospacing="1" w:line="360" w:lineRule="atLeast"/>
    </w:pPr>
    <w:rPr>
      <w:rFonts w:ascii="open_sansregular" w:hAnsi="open_sansregular"/>
      <w:color w:val="CD0A0A"/>
      <w:sz w:val="18"/>
      <w:szCs w:val="18"/>
    </w:rPr>
  </w:style>
  <w:style w:type="paragraph" w:customStyle="1" w:styleId="ui-state-error-text2">
    <w:name w:val="ui-state-error-text2"/>
    <w:basedOn w:val="Normal"/>
    <w:rsid w:val="00571DDF"/>
    <w:pPr>
      <w:spacing w:before="100" w:beforeAutospacing="1" w:after="100" w:afterAutospacing="1" w:line="360" w:lineRule="atLeast"/>
    </w:pPr>
    <w:rPr>
      <w:rFonts w:ascii="open_sansregular" w:hAnsi="open_sansregular"/>
      <w:color w:val="CD0A0A"/>
      <w:sz w:val="18"/>
      <w:szCs w:val="18"/>
    </w:rPr>
  </w:style>
  <w:style w:type="paragraph" w:customStyle="1" w:styleId="ui-priority-primary1">
    <w:name w:val="ui-priority-primary1"/>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priority-primary2">
    <w:name w:val="ui-priority-primary2"/>
    <w:basedOn w:val="Normal"/>
    <w:rsid w:val="00571DDF"/>
    <w:pPr>
      <w:spacing w:before="100" w:beforeAutospacing="1" w:after="100" w:afterAutospacing="1" w:line="360" w:lineRule="atLeast"/>
    </w:pPr>
    <w:rPr>
      <w:rFonts w:ascii="open_sansregular" w:hAnsi="open_sansregular"/>
      <w:b/>
      <w:bCs/>
      <w:color w:val="525252"/>
      <w:sz w:val="18"/>
      <w:szCs w:val="18"/>
    </w:rPr>
  </w:style>
  <w:style w:type="paragraph" w:customStyle="1" w:styleId="ui-priority-secondary1">
    <w:name w:val="ui-priority-secondary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priority-secondary2">
    <w:name w:val="ui-priority-secondary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state-disabled1">
    <w:name w:val="ui-state-disabled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state-disabled2">
    <w:name w:val="ui-state-disabled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icon1">
    <w:name w:val="ui-icon1"/>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2">
    <w:name w:val="ui-icon2"/>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3">
    <w:name w:val="ui-icon3"/>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4">
    <w:name w:val="ui-icon4"/>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5">
    <w:name w:val="ui-icon5"/>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6">
    <w:name w:val="ui-icon6"/>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7">
    <w:name w:val="ui-icon7"/>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8">
    <w:name w:val="ui-icon8"/>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ui-icon9">
    <w:name w:val="ui-icon9"/>
    <w:basedOn w:val="Normal"/>
    <w:rsid w:val="00571DDF"/>
    <w:pPr>
      <w:spacing w:before="100" w:beforeAutospacing="1" w:after="100" w:afterAutospacing="1" w:line="360" w:lineRule="atLeast"/>
      <w:ind w:firstLine="7343"/>
    </w:pPr>
    <w:rPr>
      <w:rFonts w:ascii="open_sansregular" w:hAnsi="open_sansregular"/>
      <w:color w:val="525252"/>
      <w:sz w:val="18"/>
      <w:szCs w:val="18"/>
    </w:rPr>
  </w:style>
  <w:style w:type="paragraph" w:customStyle="1" w:styleId="dropdown-content1">
    <w:name w:val="dropdown-content1"/>
    <w:basedOn w:val="Normal"/>
    <w:rsid w:val="00571DDF"/>
    <w:pPr>
      <w:shd w:val="clear" w:color="auto" w:fill="F9F9F9"/>
      <w:spacing w:before="100" w:beforeAutospacing="1" w:after="100" w:afterAutospacing="1" w:line="360" w:lineRule="atLeast"/>
    </w:pPr>
    <w:rPr>
      <w:rFonts w:ascii="open_sansregular" w:hAnsi="open_sansregular"/>
      <w:color w:val="525252"/>
      <w:sz w:val="18"/>
      <w:szCs w:val="18"/>
    </w:rPr>
  </w:style>
  <w:style w:type="paragraph" w:customStyle="1" w:styleId="dropbtn1">
    <w:name w:val="dropbtn1"/>
    <w:basedOn w:val="Normal"/>
    <w:rsid w:val="00571DDF"/>
    <w:pPr>
      <w:shd w:val="clear" w:color="auto" w:fill="3E8E41"/>
      <w:spacing w:before="100" w:beforeAutospacing="1" w:after="100" w:afterAutospacing="1" w:line="360" w:lineRule="atLeast"/>
    </w:pPr>
    <w:rPr>
      <w:rFonts w:ascii="open_sansregular" w:hAnsi="open_sansregular"/>
      <w:color w:val="525252"/>
      <w:sz w:val="18"/>
      <w:szCs w:val="18"/>
    </w:rPr>
  </w:style>
  <w:style w:type="paragraph" w:customStyle="1" w:styleId="form-item5">
    <w:name w:val="form-item5"/>
    <w:basedOn w:val="Normal"/>
    <w:rsid w:val="00571DDF"/>
    <w:pPr>
      <w:spacing w:line="360" w:lineRule="atLeast"/>
    </w:pPr>
    <w:rPr>
      <w:rFonts w:ascii="open_sansregular" w:hAnsi="open_sansregular"/>
      <w:color w:val="525252"/>
      <w:sz w:val="18"/>
      <w:szCs w:val="18"/>
    </w:rPr>
  </w:style>
  <w:style w:type="paragraph" w:customStyle="1" w:styleId="description4">
    <w:name w:val="description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spacer1">
    <w:name w:val="date-spacer1"/>
    <w:basedOn w:val="Normal"/>
    <w:rsid w:val="00571DDF"/>
    <w:pPr>
      <w:spacing w:before="100" w:beforeAutospacing="1" w:after="100" w:afterAutospacing="1" w:line="360" w:lineRule="atLeast"/>
      <w:ind w:left="-75"/>
    </w:pPr>
    <w:rPr>
      <w:rFonts w:ascii="open_sansregular" w:hAnsi="open_sansregular"/>
      <w:color w:val="525252"/>
      <w:sz w:val="18"/>
      <w:szCs w:val="18"/>
    </w:rPr>
  </w:style>
  <w:style w:type="paragraph" w:customStyle="1" w:styleId="form-item6">
    <w:name w:val="form-item6"/>
    <w:basedOn w:val="Normal"/>
    <w:rsid w:val="00571DDF"/>
    <w:pPr>
      <w:spacing w:line="360" w:lineRule="atLeast"/>
    </w:pPr>
    <w:rPr>
      <w:rFonts w:ascii="open_sansregular" w:hAnsi="open_sansregular"/>
      <w:color w:val="525252"/>
      <w:sz w:val="18"/>
      <w:szCs w:val="18"/>
    </w:rPr>
  </w:style>
  <w:style w:type="paragraph" w:customStyle="1" w:styleId="date-padding1">
    <w:name w:val="date-padding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checkbox1">
    <w:name w:val="form-type-checkbox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type-selectclasshour1">
    <w:name w:val="form-type-select[class*=hour]1"/>
    <w:basedOn w:val="Normal"/>
    <w:rsid w:val="00571DDF"/>
    <w:pPr>
      <w:spacing w:before="100" w:beforeAutospacing="1" w:after="100" w:afterAutospacing="1" w:line="360" w:lineRule="atLeast"/>
      <w:ind w:left="180"/>
    </w:pPr>
    <w:rPr>
      <w:rFonts w:ascii="open_sansregular" w:hAnsi="open_sansregular"/>
      <w:color w:val="525252"/>
      <w:sz w:val="18"/>
      <w:szCs w:val="18"/>
    </w:rPr>
  </w:style>
  <w:style w:type="paragraph" w:customStyle="1" w:styleId="date-format-delete1">
    <w:name w:val="date-format-delete1"/>
    <w:basedOn w:val="Normal"/>
    <w:rsid w:val="00571DDF"/>
    <w:pPr>
      <w:spacing w:before="432" w:after="100" w:afterAutospacing="1" w:line="360" w:lineRule="atLeast"/>
      <w:ind w:left="360"/>
    </w:pPr>
    <w:rPr>
      <w:rFonts w:ascii="open_sansregular" w:hAnsi="open_sansregular"/>
      <w:color w:val="525252"/>
      <w:sz w:val="18"/>
      <w:szCs w:val="18"/>
    </w:rPr>
  </w:style>
  <w:style w:type="paragraph" w:customStyle="1" w:styleId="date-format-type1">
    <w:name w:val="date-format-typ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lect-container1">
    <w:name w:val="select-container1"/>
    <w:basedOn w:val="Normal"/>
    <w:rsid w:val="00571DDF"/>
    <w:pPr>
      <w:spacing w:before="100" w:beforeAutospacing="1" w:after="100" w:afterAutospacing="1" w:line="360" w:lineRule="atLeast"/>
    </w:pPr>
    <w:rPr>
      <w:rFonts w:ascii="open_sansregular" w:hAnsi="open_sansregular"/>
      <w:color w:val="525252"/>
      <w:sz w:val="18"/>
      <w:szCs w:val="18"/>
    </w:rPr>
  </w:style>
  <w:style w:type="character" w:customStyle="1" w:styleId="month1">
    <w:name w:val="month1"/>
    <w:basedOn w:val="DefaultParagraphFont"/>
    <w:rsid w:val="00571DDF"/>
    <w:rPr>
      <w:caps/>
      <w:vanish w:val="0"/>
      <w:webHidden w:val="0"/>
      <w:color w:val="FFFFFF"/>
      <w:sz w:val="22"/>
      <w:szCs w:val="22"/>
      <w:shd w:val="clear" w:color="auto" w:fill="B5BEBE"/>
      <w:specVanish w:val="0"/>
    </w:rPr>
  </w:style>
  <w:style w:type="character" w:customStyle="1" w:styleId="day2">
    <w:name w:val="day2"/>
    <w:basedOn w:val="DefaultParagraphFont"/>
    <w:rsid w:val="00571DDF"/>
    <w:rPr>
      <w:b/>
      <w:bCs/>
      <w:vanish w:val="0"/>
      <w:webHidden w:val="0"/>
      <w:sz w:val="48"/>
      <w:szCs w:val="48"/>
      <w:specVanish w:val="0"/>
    </w:rPr>
  </w:style>
  <w:style w:type="character" w:customStyle="1" w:styleId="year2">
    <w:name w:val="year2"/>
    <w:basedOn w:val="DefaultParagraphFont"/>
    <w:rsid w:val="00571DDF"/>
    <w:rPr>
      <w:vanish w:val="0"/>
      <w:webHidden w:val="0"/>
      <w:sz w:val="22"/>
      <w:szCs w:val="22"/>
      <w:specVanish w:val="0"/>
    </w:rPr>
  </w:style>
  <w:style w:type="paragraph" w:customStyle="1" w:styleId="form-type-checkbox2">
    <w:name w:val="form-type-checkbox2"/>
    <w:basedOn w:val="Normal"/>
    <w:rsid w:val="00571DDF"/>
    <w:pPr>
      <w:spacing w:before="100" w:beforeAutospacing="1" w:after="100" w:afterAutospacing="1" w:line="360" w:lineRule="atLeast"/>
      <w:ind w:right="144"/>
    </w:pPr>
    <w:rPr>
      <w:rFonts w:ascii="open_sansregular" w:hAnsi="open_sansregular"/>
      <w:color w:val="525252"/>
      <w:sz w:val="18"/>
      <w:szCs w:val="18"/>
    </w:rPr>
  </w:style>
  <w:style w:type="paragraph" w:customStyle="1" w:styleId="ui-datepicker-header1">
    <w:name w:val="ui-datepicker-head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prev1">
    <w:name w:val="ui-datepicker-prev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next1">
    <w:name w:val="ui-datepicker-nex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title1">
    <w:name w:val="ui-datepicker-title1"/>
    <w:basedOn w:val="Normal"/>
    <w:rsid w:val="00571DDF"/>
    <w:pPr>
      <w:spacing w:line="432" w:lineRule="atLeast"/>
      <w:ind w:left="552" w:right="552"/>
      <w:jc w:val="center"/>
    </w:pPr>
    <w:rPr>
      <w:rFonts w:ascii="open_sansregular" w:hAnsi="open_sansregular"/>
      <w:color w:val="525252"/>
      <w:sz w:val="18"/>
      <w:szCs w:val="18"/>
    </w:rPr>
  </w:style>
  <w:style w:type="paragraph" w:customStyle="1" w:styleId="ui-datepicker-buttonpane1">
    <w:name w:val="ui-datepicker-buttonpane1"/>
    <w:basedOn w:val="Normal"/>
    <w:rsid w:val="00571DDF"/>
    <w:pPr>
      <w:spacing w:before="168" w:line="360" w:lineRule="atLeast"/>
    </w:pPr>
    <w:rPr>
      <w:rFonts w:ascii="open_sansregular" w:hAnsi="open_sansregular"/>
      <w:color w:val="525252"/>
      <w:sz w:val="18"/>
      <w:szCs w:val="18"/>
    </w:rPr>
  </w:style>
  <w:style w:type="paragraph" w:customStyle="1" w:styleId="ui-datepicker-group1">
    <w:name w:val="ui-datepicker-group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group2">
    <w:name w:val="ui-datepicker-group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group3">
    <w:name w:val="ui-datepicker-group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2">
    <w:name w:val="ui-datepicker-header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3">
    <w:name w:val="ui-datepicker-header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buttonpane2">
    <w:name w:val="ui-datepicker-buttonpane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buttonpane3">
    <w:name w:val="ui-datepicker-buttonpane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4">
    <w:name w:val="ui-datepicker-header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ui-datepicker-header5">
    <w:name w:val="ui-datepicker-header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label1">
    <w:name w:val="field-label1"/>
    <w:basedOn w:val="Normal"/>
    <w:rsid w:val="00571DDF"/>
    <w:pPr>
      <w:spacing w:before="100" w:beforeAutospacing="1" w:after="150" w:line="360" w:lineRule="atLeast"/>
    </w:pPr>
    <w:rPr>
      <w:rFonts w:ascii="aleobold" w:hAnsi="aleobold"/>
      <w:b/>
      <w:bCs/>
      <w:color w:val="333333"/>
      <w:sz w:val="24"/>
      <w:szCs w:val="24"/>
    </w:rPr>
  </w:style>
  <w:style w:type="paragraph" w:customStyle="1" w:styleId="field-multiple-table1">
    <w:name w:val="field-multiple-table1"/>
    <w:basedOn w:val="Normal"/>
    <w:rsid w:val="00571DDF"/>
    <w:pPr>
      <w:spacing w:line="360" w:lineRule="atLeast"/>
    </w:pPr>
    <w:rPr>
      <w:rFonts w:ascii="open_sansregular" w:hAnsi="open_sansregular"/>
      <w:color w:val="525252"/>
      <w:sz w:val="18"/>
      <w:szCs w:val="18"/>
    </w:rPr>
  </w:style>
  <w:style w:type="paragraph" w:customStyle="1" w:styleId="field-add-more-submit1">
    <w:name w:val="field-add-more-submit1"/>
    <w:basedOn w:val="Normal"/>
    <w:rsid w:val="00571DDF"/>
    <w:pPr>
      <w:spacing w:before="120" w:line="360" w:lineRule="atLeast"/>
    </w:pPr>
    <w:rPr>
      <w:rFonts w:ascii="open_sansregular" w:hAnsi="open_sansregular"/>
      <w:color w:val="525252"/>
      <w:sz w:val="18"/>
      <w:szCs w:val="18"/>
    </w:rPr>
  </w:style>
  <w:style w:type="paragraph" w:customStyle="1" w:styleId="node1">
    <w:name w:val="node1"/>
    <w:basedOn w:val="Normal"/>
    <w:rsid w:val="00571DDF"/>
    <w:pPr>
      <w:shd w:val="clear" w:color="auto" w:fill="FFFFEA"/>
      <w:spacing w:before="100" w:beforeAutospacing="1" w:after="100" w:afterAutospacing="1" w:line="360" w:lineRule="atLeast"/>
    </w:pPr>
    <w:rPr>
      <w:rFonts w:ascii="open_sansregular" w:hAnsi="open_sansregular"/>
      <w:color w:val="525252"/>
      <w:sz w:val="18"/>
      <w:szCs w:val="18"/>
    </w:rPr>
  </w:style>
  <w:style w:type="paragraph" w:customStyle="1" w:styleId="title2">
    <w:name w:val="title2"/>
    <w:basedOn w:val="Normal"/>
    <w:rsid w:val="00571DDF"/>
    <w:pPr>
      <w:spacing w:after="100" w:afterAutospacing="1" w:line="360" w:lineRule="atLeast"/>
    </w:pPr>
    <w:rPr>
      <w:rFonts w:ascii="open_sansregular" w:hAnsi="open_sansregular"/>
      <w:color w:val="525252"/>
      <w:sz w:val="29"/>
      <w:szCs w:val="29"/>
    </w:rPr>
  </w:style>
  <w:style w:type="paragraph" w:customStyle="1" w:styleId="search-snippet-info1">
    <w:name w:val="search-snippet-info1"/>
    <w:basedOn w:val="Normal"/>
    <w:rsid w:val="00571DDF"/>
    <w:pPr>
      <w:spacing w:after="100" w:afterAutospacing="1" w:line="360" w:lineRule="atLeast"/>
    </w:pPr>
    <w:rPr>
      <w:rFonts w:ascii="open_sansregular" w:hAnsi="open_sansregular"/>
      <w:color w:val="525252"/>
      <w:sz w:val="18"/>
      <w:szCs w:val="18"/>
    </w:rPr>
  </w:style>
  <w:style w:type="paragraph" w:customStyle="1" w:styleId="search-info1">
    <w:name w:val="search-info1"/>
    <w:basedOn w:val="Normal"/>
    <w:rsid w:val="00571DDF"/>
    <w:pPr>
      <w:spacing w:after="100" w:afterAutospacing="1" w:line="360" w:lineRule="atLeast"/>
    </w:pPr>
    <w:rPr>
      <w:rFonts w:ascii="open_sansregular" w:hAnsi="open_sansregular"/>
      <w:color w:val="525252"/>
    </w:rPr>
  </w:style>
  <w:style w:type="paragraph" w:customStyle="1" w:styleId="criterion1">
    <w:name w:val="criterion1"/>
    <w:basedOn w:val="Normal"/>
    <w:rsid w:val="00571DDF"/>
    <w:pPr>
      <w:spacing w:before="100" w:beforeAutospacing="1" w:after="100" w:afterAutospacing="1" w:line="360" w:lineRule="atLeast"/>
      <w:ind w:right="480"/>
    </w:pPr>
    <w:rPr>
      <w:rFonts w:ascii="open_sansregular" w:hAnsi="open_sansregular"/>
      <w:color w:val="525252"/>
      <w:sz w:val="18"/>
      <w:szCs w:val="18"/>
    </w:rPr>
  </w:style>
  <w:style w:type="paragraph" w:customStyle="1" w:styleId="action1">
    <w:name w:val="actio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item7">
    <w:name w:val="form-item7"/>
    <w:basedOn w:val="Normal"/>
    <w:rsid w:val="00571DDF"/>
    <w:pPr>
      <w:spacing w:line="360" w:lineRule="atLeast"/>
    </w:pPr>
    <w:rPr>
      <w:rFonts w:ascii="open_sansregular" w:hAnsi="open_sansregular"/>
      <w:color w:val="525252"/>
      <w:sz w:val="18"/>
      <w:szCs w:val="18"/>
    </w:rPr>
  </w:style>
  <w:style w:type="paragraph" w:customStyle="1" w:styleId="form-item8">
    <w:name w:val="form-item8"/>
    <w:basedOn w:val="Normal"/>
    <w:rsid w:val="00571DDF"/>
    <w:pPr>
      <w:spacing w:line="360" w:lineRule="atLeast"/>
    </w:pPr>
    <w:rPr>
      <w:rFonts w:ascii="open_sansregular" w:hAnsi="open_sansregular"/>
      <w:color w:val="525252"/>
      <w:sz w:val="18"/>
      <w:szCs w:val="18"/>
    </w:rPr>
  </w:style>
  <w:style w:type="paragraph" w:customStyle="1" w:styleId="form-item-name1">
    <w:name w:val="form-item-name1"/>
    <w:basedOn w:val="Normal"/>
    <w:rsid w:val="00571DDF"/>
    <w:pPr>
      <w:spacing w:before="100" w:beforeAutospacing="1" w:after="100" w:afterAutospacing="1" w:line="360" w:lineRule="atLeast"/>
      <w:ind w:right="240"/>
    </w:pPr>
    <w:rPr>
      <w:rFonts w:ascii="open_sansregular" w:hAnsi="open_sansregular"/>
      <w:color w:val="525252"/>
      <w:sz w:val="18"/>
      <w:szCs w:val="18"/>
    </w:rPr>
  </w:style>
  <w:style w:type="paragraph" w:customStyle="1" w:styleId="user-picture1">
    <w:name w:val="user-picture1"/>
    <w:basedOn w:val="Normal"/>
    <w:rsid w:val="00571DDF"/>
    <w:pPr>
      <w:spacing w:after="240" w:line="360" w:lineRule="atLeast"/>
      <w:ind w:right="240"/>
    </w:pPr>
    <w:rPr>
      <w:rFonts w:ascii="open_sansregular" w:hAnsi="open_sansregular"/>
      <w:color w:val="525252"/>
      <w:sz w:val="18"/>
      <w:szCs w:val="18"/>
    </w:rPr>
  </w:style>
  <w:style w:type="paragraph" w:customStyle="1" w:styleId="views-exposed-widget1">
    <w:name w:val="views-exposed-widge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submit1">
    <w:name w:val="form-submit1"/>
    <w:basedOn w:val="Normal"/>
    <w:rsid w:val="00571DDF"/>
    <w:pPr>
      <w:spacing w:before="384" w:line="360" w:lineRule="atLeast"/>
    </w:pPr>
    <w:rPr>
      <w:rFonts w:ascii="open_sansregular" w:hAnsi="open_sansregular"/>
      <w:color w:val="525252"/>
      <w:sz w:val="18"/>
      <w:szCs w:val="18"/>
    </w:rPr>
  </w:style>
  <w:style w:type="paragraph" w:customStyle="1" w:styleId="form-item9">
    <w:name w:val="form-item9"/>
    <w:basedOn w:val="Normal"/>
    <w:rsid w:val="00571DDF"/>
    <w:pPr>
      <w:spacing w:line="360" w:lineRule="atLeast"/>
    </w:pPr>
    <w:rPr>
      <w:rFonts w:ascii="open_sansregular" w:hAnsi="open_sansregular"/>
      <w:color w:val="525252"/>
      <w:sz w:val="18"/>
      <w:szCs w:val="18"/>
    </w:rPr>
  </w:style>
  <w:style w:type="paragraph" w:customStyle="1" w:styleId="form-submit2">
    <w:name w:val="form-submit2"/>
    <w:basedOn w:val="Normal"/>
    <w:rsid w:val="00571DDF"/>
    <w:pPr>
      <w:spacing w:line="360" w:lineRule="atLeast"/>
    </w:pPr>
    <w:rPr>
      <w:rFonts w:ascii="open_sansregular" w:hAnsi="open_sansregular"/>
      <w:color w:val="525252"/>
      <w:sz w:val="18"/>
      <w:szCs w:val="18"/>
    </w:rPr>
  </w:style>
  <w:style w:type="paragraph" w:customStyle="1" w:styleId="form-item10">
    <w:name w:val="form-item10"/>
    <w:basedOn w:val="Normal"/>
    <w:rsid w:val="00571DDF"/>
    <w:pPr>
      <w:spacing w:after="240" w:line="360" w:lineRule="atLeast"/>
      <w:ind w:right="150"/>
    </w:pPr>
    <w:rPr>
      <w:rFonts w:ascii="open_sansregular" w:hAnsi="open_sansregular"/>
      <w:color w:val="525252"/>
      <w:sz w:val="18"/>
      <w:szCs w:val="18"/>
    </w:rPr>
  </w:style>
  <w:style w:type="paragraph" w:customStyle="1" w:styleId="form-item11">
    <w:name w:val="form-item11"/>
    <w:basedOn w:val="Normal"/>
    <w:rsid w:val="00571DDF"/>
    <w:pPr>
      <w:spacing w:after="240" w:line="360" w:lineRule="atLeast"/>
    </w:pPr>
    <w:rPr>
      <w:rFonts w:ascii="open_sansregular" w:hAnsi="open_sansregular"/>
      <w:color w:val="525252"/>
      <w:sz w:val="18"/>
      <w:szCs w:val="18"/>
    </w:rPr>
  </w:style>
  <w:style w:type="paragraph" w:customStyle="1" w:styleId="hide-text1">
    <w:name w:val="hide-tex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nput-block-level1">
    <w:name w:val="input-block-level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ow1">
    <w:name w:val="row1"/>
    <w:basedOn w:val="Normal"/>
    <w:rsid w:val="00571DDF"/>
    <w:pPr>
      <w:spacing w:before="100" w:beforeAutospacing="1" w:after="100" w:afterAutospacing="1" w:line="360" w:lineRule="atLeast"/>
      <w:ind w:left="-300"/>
    </w:pPr>
    <w:rPr>
      <w:rFonts w:ascii="open_sansregular" w:hAnsi="open_sansregular"/>
      <w:color w:val="525252"/>
      <w:sz w:val="18"/>
      <w:szCs w:val="18"/>
    </w:rPr>
  </w:style>
  <w:style w:type="paragraph" w:customStyle="1" w:styleId="row-fluid1">
    <w:name w:val="row-fluid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21">
    <w:name w:val="span12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11">
    <w:name w:val="span11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01">
    <w:name w:val="span1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91">
    <w:name w:val="span9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81">
    <w:name w:val="span8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71">
    <w:name w:val="span7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61">
    <w:name w:val="span6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1">
    <w:name w:val="span5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41">
    <w:name w:val="span4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1">
    <w:name w:val="span3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1">
    <w:name w:val="span2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3">
    <w:name w:val="span1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offset121">
    <w:name w:val="offset121"/>
    <w:basedOn w:val="Normal"/>
    <w:rsid w:val="00571DDF"/>
    <w:pPr>
      <w:spacing w:before="100" w:beforeAutospacing="1" w:after="100" w:afterAutospacing="1" w:line="360" w:lineRule="atLeast"/>
      <w:ind w:left="12729"/>
    </w:pPr>
    <w:rPr>
      <w:rFonts w:ascii="open_sansregular" w:hAnsi="open_sansregular"/>
      <w:color w:val="525252"/>
      <w:sz w:val="18"/>
      <w:szCs w:val="18"/>
    </w:rPr>
  </w:style>
  <w:style w:type="paragraph" w:customStyle="1" w:styleId="offset111">
    <w:name w:val="offset111"/>
    <w:basedOn w:val="Normal"/>
    <w:rsid w:val="00571DDF"/>
    <w:pPr>
      <w:spacing w:before="100" w:beforeAutospacing="1" w:after="100" w:afterAutospacing="1" w:line="360" w:lineRule="atLeast"/>
      <w:ind w:left="11628"/>
    </w:pPr>
    <w:rPr>
      <w:rFonts w:ascii="open_sansregular" w:hAnsi="open_sansregular"/>
      <w:color w:val="525252"/>
      <w:sz w:val="18"/>
      <w:szCs w:val="18"/>
    </w:rPr>
  </w:style>
  <w:style w:type="paragraph" w:customStyle="1" w:styleId="offset101">
    <w:name w:val="offset101"/>
    <w:basedOn w:val="Normal"/>
    <w:rsid w:val="00571DDF"/>
    <w:pPr>
      <w:spacing w:before="100" w:beforeAutospacing="1" w:after="100" w:afterAutospacing="1" w:line="360" w:lineRule="atLeast"/>
      <w:ind w:left="10648"/>
    </w:pPr>
    <w:rPr>
      <w:rFonts w:ascii="open_sansregular" w:hAnsi="open_sansregular"/>
      <w:color w:val="525252"/>
      <w:sz w:val="18"/>
      <w:szCs w:val="18"/>
    </w:rPr>
  </w:style>
  <w:style w:type="paragraph" w:customStyle="1" w:styleId="offset91">
    <w:name w:val="offset91"/>
    <w:basedOn w:val="Normal"/>
    <w:rsid w:val="00571DDF"/>
    <w:pPr>
      <w:spacing w:before="100" w:beforeAutospacing="1" w:after="100" w:afterAutospacing="1" w:line="360" w:lineRule="atLeast"/>
      <w:ind w:left="9547"/>
    </w:pPr>
    <w:rPr>
      <w:rFonts w:ascii="open_sansregular" w:hAnsi="open_sansregular"/>
      <w:color w:val="525252"/>
      <w:sz w:val="18"/>
      <w:szCs w:val="18"/>
    </w:rPr>
  </w:style>
  <w:style w:type="paragraph" w:customStyle="1" w:styleId="offset81">
    <w:name w:val="offset81"/>
    <w:basedOn w:val="Normal"/>
    <w:rsid w:val="00571DDF"/>
    <w:pPr>
      <w:spacing w:before="100" w:beforeAutospacing="1" w:after="100" w:afterAutospacing="1" w:line="360" w:lineRule="atLeast"/>
      <w:ind w:left="8568"/>
    </w:pPr>
    <w:rPr>
      <w:rFonts w:ascii="open_sansregular" w:hAnsi="open_sansregular"/>
      <w:color w:val="525252"/>
      <w:sz w:val="18"/>
      <w:szCs w:val="18"/>
    </w:rPr>
  </w:style>
  <w:style w:type="paragraph" w:customStyle="1" w:styleId="offset71">
    <w:name w:val="offset71"/>
    <w:basedOn w:val="Normal"/>
    <w:rsid w:val="00571DDF"/>
    <w:pPr>
      <w:spacing w:before="100" w:beforeAutospacing="1" w:after="100" w:afterAutospacing="1" w:line="360" w:lineRule="atLeast"/>
      <w:ind w:left="7466"/>
    </w:pPr>
    <w:rPr>
      <w:rFonts w:ascii="open_sansregular" w:hAnsi="open_sansregular"/>
      <w:color w:val="525252"/>
      <w:sz w:val="18"/>
      <w:szCs w:val="18"/>
    </w:rPr>
  </w:style>
  <w:style w:type="paragraph" w:customStyle="1" w:styleId="offset61">
    <w:name w:val="offset61"/>
    <w:basedOn w:val="Normal"/>
    <w:rsid w:val="00571DDF"/>
    <w:pPr>
      <w:spacing w:before="100" w:beforeAutospacing="1" w:after="100" w:afterAutospacing="1" w:line="360" w:lineRule="atLeast"/>
      <w:ind w:left="6487"/>
    </w:pPr>
    <w:rPr>
      <w:rFonts w:ascii="open_sansregular" w:hAnsi="open_sansregular"/>
      <w:color w:val="525252"/>
      <w:sz w:val="18"/>
      <w:szCs w:val="18"/>
    </w:rPr>
  </w:style>
  <w:style w:type="paragraph" w:customStyle="1" w:styleId="offset51">
    <w:name w:val="offset51"/>
    <w:basedOn w:val="Normal"/>
    <w:rsid w:val="00571DDF"/>
    <w:pPr>
      <w:spacing w:before="100" w:beforeAutospacing="1" w:after="100" w:afterAutospacing="1" w:line="360" w:lineRule="atLeast"/>
      <w:ind w:left="5385"/>
    </w:pPr>
    <w:rPr>
      <w:rFonts w:ascii="open_sansregular" w:hAnsi="open_sansregular"/>
      <w:color w:val="525252"/>
      <w:sz w:val="18"/>
      <w:szCs w:val="18"/>
    </w:rPr>
  </w:style>
  <w:style w:type="paragraph" w:customStyle="1" w:styleId="offset41">
    <w:name w:val="offset41"/>
    <w:basedOn w:val="Normal"/>
    <w:rsid w:val="00571DDF"/>
    <w:pPr>
      <w:spacing w:before="100" w:beforeAutospacing="1" w:after="100" w:afterAutospacing="1" w:line="360" w:lineRule="atLeast"/>
      <w:ind w:left="4406"/>
    </w:pPr>
    <w:rPr>
      <w:rFonts w:ascii="open_sansregular" w:hAnsi="open_sansregular"/>
      <w:color w:val="525252"/>
      <w:sz w:val="18"/>
      <w:szCs w:val="18"/>
    </w:rPr>
  </w:style>
  <w:style w:type="paragraph" w:customStyle="1" w:styleId="offset31">
    <w:name w:val="offset31"/>
    <w:basedOn w:val="Normal"/>
    <w:rsid w:val="00571DDF"/>
    <w:pPr>
      <w:spacing w:before="100" w:beforeAutospacing="1" w:after="100" w:afterAutospacing="1" w:line="360" w:lineRule="atLeast"/>
      <w:ind w:left="3304"/>
    </w:pPr>
    <w:rPr>
      <w:rFonts w:ascii="open_sansregular" w:hAnsi="open_sansregular"/>
      <w:color w:val="525252"/>
      <w:sz w:val="18"/>
      <w:szCs w:val="18"/>
    </w:rPr>
  </w:style>
  <w:style w:type="paragraph" w:customStyle="1" w:styleId="offset21">
    <w:name w:val="offset21"/>
    <w:basedOn w:val="Normal"/>
    <w:rsid w:val="00571DDF"/>
    <w:pPr>
      <w:spacing w:before="100" w:beforeAutospacing="1" w:after="100" w:afterAutospacing="1" w:line="360" w:lineRule="atLeast"/>
      <w:ind w:left="2325"/>
    </w:pPr>
    <w:rPr>
      <w:rFonts w:ascii="open_sansregular" w:hAnsi="open_sansregular"/>
      <w:color w:val="525252"/>
      <w:sz w:val="18"/>
      <w:szCs w:val="18"/>
    </w:rPr>
  </w:style>
  <w:style w:type="paragraph" w:customStyle="1" w:styleId="offset13">
    <w:name w:val="offset13"/>
    <w:basedOn w:val="Normal"/>
    <w:rsid w:val="00571DDF"/>
    <w:pPr>
      <w:spacing w:before="100" w:beforeAutospacing="1" w:after="100" w:afterAutospacing="1" w:line="360" w:lineRule="atLeast"/>
      <w:ind w:left="1224"/>
    </w:pPr>
    <w:rPr>
      <w:rFonts w:ascii="open_sansregular" w:hAnsi="open_sansregular"/>
      <w:color w:val="525252"/>
      <w:sz w:val="18"/>
      <w:szCs w:val="18"/>
    </w:rPr>
  </w:style>
  <w:style w:type="paragraph" w:customStyle="1" w:styleId="btn1">
    <w:name w:val="btn1"/>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rFonts w:ascii="open_sansregular" w:hAnsi="open_sansregular"/>
      <w:color w:val="333333"/>
    </w:rPr>
  </w:style>
  <w:style w:type="paragraph" w:customStyle="1" w:styleId="btn-large1">
    <w:name w:val="btn-large1"/>
    <w:basedOn w:val="Normal"/>
    <w:rsid w:val="00571DDF"/>
    <w:pPr>
      <w:spacing w:before="100" w:beforeAutospacing="1" w:after="100" w:afterAutospacing="1" w:line="360" w:lineRule="atLeast"/>
    </w:pPr>
    <w:rPr>
      <w:rFonts w:ascii="open_sansregular" w:hAnsi="open_sansregular"/>
      <w:color w:val="525252"/>
      <w:sz w:val="26"/>
      <w:szCs w:val="26"/>
    </w:rPr>
  </w:style>
  <w:style w:type="paragraph" w:customStyle="1" w:styleId="btn-small1">
    <w:name w:val="btn-small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mini1">
    <w:name w:val="btn-mini1"/>
    <w:basedOn w:val="Normal"/>
    <w:rsid w:val="00571DDF"/>
    <w:pPr>
      <w:spacing w:before="100" w:beforeAutospacing="1" w:after="100" w:afterAutospacing="1" w:line="360" w:lineRule="atLeast"/>
    </w:pPr>
    <w:rPr>
      <w:rFonts w:ascii="open_sansregular" w:hAnsi="open_sansregular"/>
      <w:color w:val="525252"/>
      <w:sz w:val="16"/>
      <w:szCs w:val="16"/>
    </w:rPr>
  </w:style>
  <w:style w:type="paragraph" w:customStyle="1" w:styleId="btn-block1">
    <w:name w:val="btn-block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tn-primary1">
    <w:name w:val="btn-primary1"/>
    <w:basedOn w:val="Normal"/>
    <w:rsid w:val="00571DDF"/>
    <w:pPr>
      <w:shd w:val="clear" w:color="auto" w:fill="006DCC"/>
      <w:spacing w:before="100" w:beforeAutospacing="1" w:after="100" w:afterAutospacing="1" w:line="360" w:lineRule="atLeast"/>
    </w:pPr>
    <w:rPr>
      <w:rFonts w:ascii="open_sansregular" w:hAnsi="open_sansregular"/>
      <w:color w:val="FFFFFF"/>
      <w:sz w:val="18"/>
      <w:szCs w:val="18"/>
    </w:rPr>
  </w:style>
  <w:style w:type="paragraph" w:customStyle="1" w:styleId="btn-warning1">
    <w:name w:val="btn-warning1"/>
    <w:basedOn w:val="Normal"/>
    <w:rsid w:val="00571DDF"/>
    <w:pPr>
      <w:shd w:val="clear" w:color="auto" w:fill="FAA732"/>
      <w:spacing w:before="100" w:beforeAutospacing="1" w:after="100" w:afterAutospacing="1" w:line="360" w:lineRule="atLeast"/>
    </w:pPr>
    <w:rPr>
      <w:rFonts w:ascii="open_sansregular" w:hAnsi="open_sansregular"/>
      <w:color w:val="FFFFFF"/>
      <w:sz w:val="18"/>
      <w:szCs w:val="18"/>
    </w:rPr>
  </w:style>
  <w:style w:type="paragraph" w:customStyle="1" w:styleId="btn-danger1">
    <w:name w:val="btn-danger1"/>
    <w:basedOn w:val="Normal"/>
    <w:rsid w:val="00571DDF"/>
    <w:pPr>
      <w:shd w:val="clear" w:color="auto" w:fill="DA4F49"/>
      <w:spacing w:before="100" w:beforeAutospacing="1" w:after="100" w:afterAutospacing="1" w:line="360" w:lineRule="atLeast"/>
    </w:pPr>
    <w:rPr>
      <w:rFonts w:ascii="open_sansregular" w:hAnsi="open_sansregular"/>
      <w:color w:val="FFFFFF"/>
      <w:sz w:val="18"/>
      <w:szCs w:val="18"/>
    </w:rPr>
  </w:style>
  <w:style w:type="paragraph" w:customStyle="1" w:styleId="btn-success1">
    <w:name w:val="btn-success1"/>
    <w:basedOn w:val="Normal"/>
    <w:rsid w:val="00571DDF"/>
    <w:pPr>
      <w:shd w:val="clear" w:color="auto" w:fill="5BB75B"/>
      <w:spacing w:before="100" w:beforeAutospacing="1" w:after="100" w:afterAutospacing="1" w:line="360" w:lineRule="atLeast"/>
    </w:pPr>
    <w:rPr>
      <w:rFonts w:ascii="open_sansregular" w:hAnsi="open_sansregular"/>
      <w:color w:val="FFFFFF"/>
      <w:sz w:val="18"/>
      <w:szCs w:val="18"/>
    </w:rPr>
  </w:style>
  <w:style w:type="paragraph" w:customStyle="1" w:styleId="btn-info1">
    <w:name w:val="btn-info1"/>
    <w:basedOn w:val="Normal"/>
    <w:rsid w:val="00571DDF"/>
    <w:pPr>
      <w:shd w:val="clear" w:color="auto" w:fill="49AFCD"/>
      <w:spacing w:before="100" w:beforeAutospacing="1" w:after="100" w:afterAutospacing="1" w:line="360" w:lineRule="atLeast"/>
    </w:pPr>
    <w:rPr>
      <w:rFonts w:ascii="open_sansregular" w:hAnsi="open_sansregular"/>
      <w:color w:val="FFFFFF"/>
      <w:sz w:val="18"/>
      <w:szCs w:val="18"/>
    </w:rPr>
  </w:style>
  <w:style w:type="paragraph" w:customStyle="1" w:styleId="btn-inverse1">
    <w:name w:val="btn-inverse1"/>
    <w:basedOn w:val="Normal"/>
    <w:rsid w:val="00571DDF"/>
    <w:pPr>
      <w:shd w:val="clear" w:color="auto" w:fill="363636"/>
      <w:spacing w:before="100" w:beforeAutospacing="1" w:after="100" w:afterAutospacing="1" w:line="360" w:lineRule="atLeast"/>
    </w:pPr>
    <w:rPr>
      <w:rFonts w:ascii="open_sansregular" w:hAnsi="open_sansregular"/>
      <w:color w:val="FFFFFF"/>
      <w:sz w:val="18"/>
      <w:szCs w:val="18"/>
    </w:rPr>
  </w:style>
  <w:style w:type="paragraph" w:customStyle="1" w:styleId="btn-link1">
    <w:name w:val="btn-link1"/>
    <w:basedOn w:val="Normal"/>
    <w:rsid w:val="00571DDF"/>
    <w:pPr>
      <w:spacing w:before="100" w:beforeAutospacing="1" w:after="100" w:afterAutospacing="1" w:line="360" w:lineRule="atLeast"/>
    </w:pPr>
    <w:rPr>
      <w:rFonts w:ascii="open_sansregular" w:hAnsi="open_sansregular"/>
      <w:color w:val="0088CC"/>
      <w:sz w:val="18"/>
      <w:szCs w:val="18"/>
    </w:rPr>
  </w:style>
  <w:style w:type="paragraph" w:customStyle="1" w:styleId="btn-group1">
    <w:name w:val="btn-group1"/>
    <w:basedOn w:val="Normal"/>
    <w:rsid w:val="00571DDF"/>
    <w:pPr>
      <w:spacing w:before="100" w:beforeAutospacing="1" w:after="100" w:afterAutospacing="1" w:line="360" w:lineRule="atLeast"/>
      <w:textAlignment w:val="center"/>
    </w:pPr>
    <w:rPr>
      <w:rFonts w:ascii="open_sansregular" w:hAnsi="open_sansregular"/>
      <w:color w:val="525252"/>
      <w:sz w:val="2"/>
      <w:szCs w:val="2"/>
    </w:rPr>
  </w:style>
  <w:style w:type="paragraph" w:customStyle="1" w:styleId="btn-toolbar1">
    <w:name w:val="btn-toolbar1"/>
    <w:basedOn w:val="Normal"/>
    <w:rsid w:val="00571DDF"/>
    <w:pPr>
      <w:spacing w:before="150" w:after="150" w:line="360" w:lineRule="atLeast"/>
    </w:pPr>
    <w:rPr>
      <w:rFonts w:ascii="open_sansregular" w:hAnsi="open_sansregular"/>
      <w:color w:val="525252"/>
      <w:sz w:val="2"/>
      <w:szCs w:val="2"/>
    </w:rPr>
  </w:style>
  <w:style w:type="paragraph" w:customStyle="1" w:styleId="caret1">
    <w:name w:val="caret1"/>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2">
    <w:name w:val="caret2"/>
    <w:basedOn w:val="Normal"/>
    <w:rsid w:val="00571DDF"/>
    <w:pPr>
      <w:pBdr>
        <w:top w:val="single" w:sz="36" w:space="0" w:color="000000"/>
      </w:pBdr>
      <w:spacing w:before="90" w:after="100" w:afterAutospacing="1" w:line="360" w:lineRule="atLeast"/>
      <w:textAlignment w:val="top"/>
    </w:pPr>
    <w:rPr>
      <w:rFonts w:ascii="open_sansregular" w:hAnsi="open_sansregular"/>
      <w:color w:val="525252"/>
      <w:sz w:val="18"/>
      <w:szCs w:val="18"/>
    </w:rPr>
  </w:style>
  <w:style w:type="paragraph" w:customStyle="1" w:styleId="caret3">
    <w:name w:val="caret3"/>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4">
    <w:name w:val="caret4"/>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5">
    <w:name w:val="caret5"/>
    <w:basedOn w:val="Normal"/>
    <w:rsid w:val="00571DDF"/>
    <w:pPr>
      <w:pBdr>
        <w:bottom w:val="single" w:sz="36" w:space="0" w:color="000000"/>
      </w:pBdr>
      <w:spacing w:before="90" w:after="100" w:afterAutospacing="1" w:line="360" w:lineRule="atLeast"/>
      <w:textAlignment w:val="top"/>
    </w:pPr>
    <w:rPr>
      <w:rFonts w:ascii="open_sansregular" w:hAnsi="open_sansregular"/>
      <w:color w:val="525252"/>
      <w:sz w:val="18"/>
      <w:szCs w:val="18"/>
    </w:rPr>
  </w:style>
  <w:style w:type="paragraph" w:customStyle="1" w:styleId="caret6">
    <w:name w:val="caret6"/>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7">
    <w:name w:val="caret7"/>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8">
    <w:name w:val="caret8"/>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9">
    <w:name w:val="caret9"/>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10">
    <w:name w:val="caret10"/>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11">
    <w:name w:val="caret11"/>
    <w:basedOn w:val="Normal"/>
    <w:rsid w:val="00571DDF"/>
    <w:pPr>
      <w:pBdr>
        <w:top w:val="single" w:sz="24" w:space="0" w:color="FFFFFF"/>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nav1">
    <w:name w:val="nav1"/>
    <w:basedOn w:val="Normal"/>
    <w:rsid w:val="00571DDF"/>
    <w:pPr>
      <w:spacing w:line="360" w:lineRule="atLeast"/>
    </w:pPr>
    <w:rPr>
      <w:rFonts w:ascii="open_sansregular" w:hAnsi="open_sansregular"/>
      <w:color w:val="525252"/>
      <w:sz w:val="18"/>
      <w:szCs w:val="18"/>
    </w:rPr>
  </w:style>
  <w:style w:type="paragraph" w:customStyle="1" w:styleId="nav-header1">
    <w:name w:val="nav-header1"/>
    <w:basedOn w:val="Normal"/>
    <w:rsid w:val="00571DDF"/>
    <w:pPr>
      <w:spacing w:before="100" w:beforeAutospacing="1" w:after="100" w:afterAutospacing="1" w:line="300" w:lineRule="atLeast"/>
    </w:pPr>
    <w:rPr>
      <w:rFonts w:ascii="open_sansregular" w:hAnsi="open_sansregular"/>
      <w:b/>
      <w:bCs/>
      <w:caps/>
      <w:color w:val="999999"/>
      <w:sz w:val="17"/>
      <w:szCs w:val="17"/>
    </w:rPr>
  </w:style>
  <w:style w:type="paragraph" w:customStyle="1" w:styleId="nav-list1">
    <w:name w:val="nav-list1"/>
    <w:basedOn w:val="Normal"/>
    <w:rsid w:val="00571DDF"/>
    <w:pPr>
      <w:spacing w:before="100" w:beforeAutospacing="1" w:line="360" w:lineRule="atLeast"/>
    </w:pPr>
    <w:rPr>
      <w:rFonts w:ascii="open_sansregular" w:hAnsi="open_sansregular"/>
      <w:color w:val="525252"/>
      <w:sz w:val="18"/>
      <w:szCs w:val="18"/>
    </w:rPr>
  </w:style>
  <w:style w:type="paragraph" w:customStyle="1" w:styleId="divider1">
    <w:name w:val="divider1"/>
    <w:basedOn w:val="Normal"/>
    <w:rsid w:val="00571DDF"/>
    <w:pPr>
      <w:pBdr>
        <w:bottom w:val="single" w:sz="6" w:space="0" w:color="FFFFFF"/>
      </w:pBdr>
      <w:shd w:val="clear" w:color="auto" w:fill="E5E5E5"/>
      <w:spacing w:before="135" w:after="135" w:line="360" w:lineRule="atLeast"/>
      <w:ind w:left="15" w:right="15"/>
    </w:pPr>
    <w:rPr>
      <w:rFonts w:ascii="open_sansregular" w:hAnsi="open_sansregular"/>
      <w:color w:val="525252"/>
      <w:sz w:val="18"/>
      <w:szCs w:val="18"/>
    </w:rPr>
  </w:style>
  <w:style w:type="paragraph" w:customStyle="1" w:styleId="nav-tabs1">
    <w:name w:val="nav-tabs1"/>
    <w:basedOn w:val="Normal"/>
    <w:rsid w:val="00571DDF"/>
    <w:pPr>
      <w:pBdr>
        <w:bottom w:val="single" w:sz="6" w:space="0" w:color="DDDDDD"/>
      </w:pBdr>
      <w:spacing w:before="100" w:beforeAutospacing="1" w:after="100" w:afterAutospacing="1" w:line="360" w:lineRule="atLeast"/>
    </w:pPr>
    <w:rPr>
      <w:rFonts w:ascii="open_sansregular" w:hAnsi="open_sansregular"/>
      <w:color w:val="525252"/>
      <w:sz w:val="18"/>
      <w:szCs w:val="18"/>
    </w:rPr>
  </w:style>
  <w:style w:type="paragraph" w:customStyle="1" w:styleId="caret12">
    <w:name w:val="caret12"/>
    <w:basedOn w:val="Normal"/>
    <w:rsid w:val="00571DDF"/>
    <w:pPr>
      <w:pBdr>
        <w:top w:val="single" w:sz="24" w:space="0" w:color="0088CC"/>
      </w:pBdr>
      <w:spacing w:before="90" w:after="100" w:afterAutospacing="1" w:line="360" w:lineRule="atLeast"/>
      <w:textAlignment w:val="top"/>
    </w:pPr>
    <w:rPr>
      <w:rFonts w:ascii="open_sansregular" w:hAnsi="open_sansregular"/>
      <w:vanish/>
      <w:color w:val="525252"/>
      <w:sz w:val="18"/>
      <w:szCs w:val="18"/>
    </w:rPr>
  </w:style>
  <w:style w:type="paragraph" w:customStyle="1" w:styleId="caret13">
    <w:name w:val="caret13"/>
    <w:basedOn w:val="Normal"/>
    <w:rsid w:val="00571DDF"/>
    <w:pPr>
      <w:pBdr>
        <w:top w:val="single" w:sz="24" w:space="0" w:color="000000"/>
      </w:pBdr>
      <w:spacing w:before="120" w:after="100" w:afterAutospacing="1" w:line="360" w:lineRule="atLeast"/>
      <w:textAlignment w:val="top"/>
    </w:pPr>
    <w:rPr>
      <w:rFonts w:ascii="open_sansregular" w:hAnsi="open_sansregular"/>
      <w:color w:val="525252"/>
      <w:sz w:val="18"/>
      <w:szCs w:val="18"/>
    </w:rPr>
  </w:style>
  <w:style w:type="paragraph" w:customStyle="1" w:styleId="caret14">
    <w:name w:val="caret14"/>
    <w:basedOn w:val="Normal"/>
    <w:rsid w:val="00571DDF"/>
    <w:pPr>
      <w:pBdr>
        <w:top w:val="single" w:sz="24" w:space="0" w:color="FFFFFF"/>
      </w:pBdr>
      <w:spacing w:before="90" w:after="100" w:afterAutospacing="1" w:line="360" w:lineRule="atLeast"/>
      <w:textAlignment w:val="top"/>
    </w:pPr>
    <w:rPr>
      <w:rFonts w:ascii="open_sansregular" w:hAnsi="open_sansregular"/>
      <w:vanish/>
      <w:color w:val="525252"/>
      <w:sz w:val="18"/>
      <w:szCs w:val="18"/>
    </w:rPr>
  </w:style>
  <w:style w:type="paragraph" w:customStyle="1" w:styleId="caret15">
    <w:name w:val="caret15"/>
    <w:basedOn w:val="Normal"/>
    <w:rsid w:val="00571DDF"/>
    <w:pPr>
      <w:pBdr>
        <w:top w:val="single" w:sz="24" w:space="0" w:color="555555"/>
      </w:pBdr>
      <w:spacing w:before="120" w:after="100" w:afterAutospacing="1" w:line="360" w:lineRule="atLeast"/>
      <w:textAlignment w:val="top"/>
    </w:pPr>
    <w:rPr>
      <w:rFonts w:ascii="open_sansregular" w:hAnsi="open_sansregular"/>
      <w:color w:val="525252"/>
      <w:sz w:val="18"/>
      <w:szCs w:val="18"/>
    </w:rPr>
  </w:style>
  <w:style w:type="paragraph" w:customStyle="1" w:styleId="navbar1">
    <w:name w:val="navbar1"/>
    <w:basedOn w:val="Normal"/>
    <w:rsid w:val="00571DDF"/>
    <w:pPr>
      <w:spacing w:before="100" w:beforeAutospacing="1" w:after="300" w:line="360" w:lineRule="atLeast"/>
    </w:pPr>
    <w:rPr>
      <w:rFonts w:ascii="open_sansregular" w:hAnsi="open_sansregular"/>
      <w:color w:val="525252"/>
      <w:sz w:val="18"/>
      <w:szCs w:val="18"/>
    </w:rPr>
  </w:style>
  <w:style w:type="paragraph" w:customStyle="1" w:styleId="navbar-inner1">
    <w:name w:val="navbar-inner1"/>
    <w:basedOn w:val="Normal"/>
    <w:rsid w:val="00571DDF"/>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container1">
    <w:name w:val="contain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and1">
    <w:name w:val="brand1"/>
    <w:basedOn w:val="Normal"/>
    <w:rsid w:val="00571DDF"/>
    <w:pPr>
      <w:spacing w:before="100" w:beforeAutospacing="1" w:after="100" w:afterAutospacing="1" w:line="360" w:lineRule="atLeast"/>
      <w:ind w:left="-300"/>
    </w:pPr>
    <w:rPr>
      <w:rFonts w:ascii="open_sansregular" w:hAnsi="open_sansregular"/>
      <w:color w:val="777777"/>
      <w:sz w:val="30"/>
      <w:szCs w:val="30"/>
    </w:rPr>
  </w:style>
  <w:style w:type="paragraph" w:customStyle="1" w:styleId="navbar-text1">
    <w:name w:val="navbar-text1"/>
    <w:basedOn w:val="Normal"/>
    <w:rsid w:val="00571DDF"/>
    <w:pPr>
      <w:spacing w:before="100" w:beforeAutospacing="1" w:line="600" w:lineRule="atLeast"/>
    </w:pPr>
    <w:rPr>
      <w:rFonts w:ascii="open_sansregular" w:hAnsi="open_sansregular"/>
      <w:color w:val="777777"/>
      <w:sz w:val="18"/>
      <w:szCs w:val="18"/>
    </w:rPr>
  </w:style>
  <w:style w:type="paragraph" w:customStyle="1" w:styleId="navbar-link1">
    <w:name w:val="navbar-link1"/>
    <w:basedOn w:val="Normal"/>
    <w:rsid w:val="00571DDF"/>
    <w:pPr>
      <w:spacing w:before="100" w:beforeAutospacing="1" w:after="100" w:afterAutospacing="1" w:line="360" w:lineRule="atLeast"/>
    </w:pPr>
    <w:rPr>
      <w:rFonts w:ascii="open_sansregular" w:hAnsi="open_sansregular"/>
      <w:color w:val="777777"/>
      <w:sz w:val="18"/>
      <w:szCs w:val="18"/>
    </w:rPr>
  </w:style>
  <w:style w:type="paragraph" w:customStyle="1" w:styleId="divider-vertical1">
    <w:name w:val="divider-vertical1"/>
    <w:basedOn w:val="Normal"/>
    <w:rsid w:val="00571DDF"/>
    <w:pPr>
      <w:pBdr>
        <w:left w:val="single" w:sz="6" w:space="0" w:color="F2F2F2"/>
        <w:right w:val="single" w:sz="6" w:space="0" w:color="FFFFFF"/>
      </w:pBdr>
      <w:spacing w:line="360" w:lineRule="atLeast"/>
      <w:ind w:left="135" w:right="135"/>
    </w:pPr>
    <w:rPr>
      <w:rFonts w:ascii="open_sansregular" w:hAnsi="open_sansregular"/>
      <w:color w:val="525252"/>
      <w:sz w:val="18"/>
      <w:szCs w:val="18"/>
    </w:rPr>
  </w:style>
  <w:style w:type="paragraph" w:customStyle="1" w:styleId="btn2">
    <w:name w:val="btn2"/>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before="75" w:line="270" w:lineRule="atLeast"/>
      <w:jc w:val="center"/>
      <w:textAlignment w:val="center"/>
    </w:pPr>
    <w:rPr>
      <w:rFonts w:ascii="open_sansregular" w:hAnsi="open_sansregular"/>
      <w:color w:val="333333"/>
    </w:rPr>
  </w:style>
  <w:style w:type="paragraph" w:customStyle="1" w:styleId="btn-group2">
    <w:name w:val="btn-group2"/>
    <w:basedOn w:val="Normal"/>
    <w:rsid w:val="00571DDF"/>
    <w:pPr>
      <w:spacing w:before="75" w:after="100" w:afterAutospacing="1" w:line="360" w:lineRule="atLeast"/>
      <w:textAlignment w:val="center"/>
    </w:pPr>
    <w:rPr>
      <w:rFonts w:ascii="open_sansregular" w:hAnsi="open_sansregular"/>
      <w:color w:val="525252"/>
      <w:sz w:val="2"/>
      <w:szCs w:val="2"/>
    </w:rPr>
  </w:style>
  <w:style w:type="paragraph" w:customStyle="1" w:styleId="btn3">
    <w:name w:val="btn3"/>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open_sansregular" w:hAnsi="open_sansregular"/>
      <w:color w:val="333333"/>
    </w:rPr>
  </w:style>
  <w:style w:type="paragraph" w:customStyle="1" w:styleId="btn4">
    <w:name w:val="btn4"/>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open_sansregular" w:hAnsi="open_sansregular"/>
      <w:color w:val="333333"/>
    </w:rPr>
  </w:style>
  <w:style w:type="paragraph" w:customStyle="1" w:styleId="btn5">
    <w:name w:val="btn5"/>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line="270" w:lineRule="atLeast"/>
      <w:jc w:val="center"/>
      <w:textAlignment w:val="center"/>
    </w:pPr>
    <w:rPr>
      <w:rFonts w:ascii="open_sansregular" w:hAnsi="open_sansregular"/>
      <w:color w:val="333333"/>
    </w:rPr>
  </w:style>
  <w:style w:type="paragraph" w:customStyle="1" w:styleId="btn-group3">
    <w:name w:val="btn-group3"/>
    <w:basedOn w:val="Normal"/>
    <w:rsid w:val="00571DDF"/>
    <w:pPr>
      <w:spacing w:after="100" w:afterAutospacing="1" w:line="360" w:lineRule="atLeast"/>
      <w:textAlignment w:val="center"/>
    </w:pPr>
    <w:rPr>
      <w:rFonts w:ascii="open_sansregular" w:hAnsi="open_sansregular"/>
      <w:color w:val="525252"/>
      <w:sz w:val="2"/>
      <w:szCs w:val="2"/>
    </w:rPr>
  </w:style>
  <w:style w:type="paragraph" w:customStyle="1" w:styleId="btn-group4">
    <w:name w:val="btn-group4"/>
    <w:basedOn w:val="Normal"/>
    <w:rsid w:val="00571DDF"/>
    <w:pPr>
      <w:spacing w:after="100" w:afterAutospacing="1" w:line="360" w:lineRule="atLeast"/>
      <w:textAlignment w:val="center"/>
    </w:pPr>
    <w:rPr>
      <w:rFonts w:ascii="open_sansregular" w:hAnsi="open_sansregular"/>
      <w:color w:val="525252"/>
      <w:sz w:val="2"/>
      <w:szCs w:val="2"/>
    </w:rPr>
  </w:style>
  <w:style w:type="paragraph" w:customStyle="1" w:styleId="navbar-form1">
    <w:name w:val="navbar-form1"/>
    <w:basedOn w:val="Normal"/>
    <w:rsid w:val="00571DDF"/>
    <w:pPr>
      <w:spacing w:before="100" w:beforeAutospacing="1" w:line="360" w:lineRule="atLeast"/>
    </w:pPr>
    <w:rPr>
      <w:rFonts w:ascii="open_sansregular" w:hAnsi="open_sansregular"/>
      <w:color w:val="525252"/>
      <w:sz w:val="18"/>
      <w:szCs w:val="18"/>
    </w:rPr>
  </w:style>
  <w:style w:type="paragraph" w:customStyle="1" w:styleId="radio1">
    <w:name w:val="radio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checkbox1">
    <w:name w:val="checkbox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btn6">
    <w:name w:val="btn6"/>
    <w:basedOn w:val="Normal"/>
    <w:rsid w:val="00571DDF"/>
    <w:pPr>
      <w:pBdr>
        <w:top w:val="single" w:sz="6" w:space="3" w:color="C5C5C5"/>
        <w:left w:val="single" w:sz="6" w:space="11" w:color="C5C5C5"/>
        <w:bottom w:val="single" w:sz="6" w:space="3" w:color="C5C5C5"/>
        <w:right w:val="single" w:sz="6" w:space="11" w:color="C5C5C5"/>
      </w:pBdr>
      <w:shd w:val="clear" w:color="auto" w:fill="F5F5F5"/>
      <w:spacing w:before="100" w:beforeAutospacing="1" w:line="270" w:lineRule="atLeast"/>
      <w:jc w:val="center"/>
      <w:textAlignment w:val="center"/>
    </w:pPr>
    <w:rPr>
      <w:rFonts w:ascii="open_sansregular" w:hAnsi="open_sansregular"/>
      <w:color w:val="333333"/>
    </w:rPr>
  </w:style>
  <w:style w:type="paragraph" w:customStyle="1" w:styleId="input-append1">
    <w:name w:val="input-append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input-prepend1">
    <w:name w:val="input-prepend1"/>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navbar-search1">
    <w:name w:val="navbar-search1"/>
    <w:basedOn w:val="Normal"/>
    <w:rsid w:val="00571DDF"/>
    <w:pPr>
      <w:spacing w:before="75" w:line="360" w:lineRule="atLeast"/>
    </w:pPr>
    <w:rPr>
      <w:rFonts w:ascii="open_sansregular" w:hAnsi="open_sansregular"/>
      <w:color w:val="525252"/>
      <w:sz w:val="18"/>
      <w:szCs w:val="18"/>
    </w:rPr>
  </w:style>
  <w:style w:type="paragraph" w:customStyle="1" w:styleId="search-query1">
    <w:name w:val="search-query1"/>
    <w:basedOn w:val="Normal"/>
    <w:rsid w:val="00571DDF"/>
    <w:pPr>
      <w:spacing w:before="100" w:beforeAutospacing="1"/>
    </w:pPr>
    <w:rPr>
      <w:rFonts w:ascii="Helvetica" w:hAnsi="Helvetica" w:cs="Helvetica"/>
      <w:color w:val="525252"/>
    </w:rPr>
  </w:style>
  <w:style w:type="paragraph" w:customStyle="1" w:styleId="navbar-static-top1">
    <w:name w:val="navbar-static-top1"/>
    <w:basedOn w:val="Normal"/>
    <w:rsid w:val="00571DDF"/>
    <w:pPr>
      <w:spacing w:before="100" w:beforeAutospacing="1" w:line="360" w:lineRule="atLeast"/>
    </w:pPr>
    <w:rPr>
      <w:rFonts w:ascii="open_sansregular" w:hAnsi="open_sansregular"/>
      <w:color w:val="525252"/>
      <w:sz w:val="18"/>
      <w:szCs w:val="18"/>
    </w:rPr>
  </w:style>
  <w:style w:type="paragraph" w:customStyle="1" w:styleId="navbar-fixed-top1">
    <w:name w:val="navbar-fixed-top1"/>
    <w:basedOn w:val="Normal"/>
    <w:rsid w:val="00571DDF"/>
    <w:pPr>
      <w:spacing w:before="100" w:beforeAutospacing="1" w:line="360" w:lineRule="atLeast"/>
    </w:pPr>
    <w:rPr>
      <w:rFonts w:ascii="open_sansregular" w:hAnsi="open_sansregular"/>
      <w:color w:val="525252"/>
      <w:sz w:val="18"/>
      <w:szCs w:val="18"/>
    </w:rPr>
  </w:style>
  <w:style w:type="paragraph" w:customStyle="1" w:styleId="navbar-fixed-bottom1">
    <w:name w:val="navbar-fixed-bottom1"/>
    <w:basedOn w:val="Normal"/>
    <w:rsid w:val="00571DDF"/>
    <w:pPr>
      <w:spacing w:before="100" w:beforeAutospacing="1" w:line="360" w:lineRule="atLeast"/>
    </w:pPr>
    <w:rPr>
      <w:rFonts w:ascii="open_sansregular" w:hAnsi="open_sansregular"/>
      <w:color w:val="525252"/>
      <w:sz w:val="18"/>
      <w:szCs w:val="18"/>
    </w:rPr>
  </w:style>
  <w:style w:type="paragraph" w:customStyle="1" w:styleId="navbar-inner2">
    <w:name w:val="navbar-inner2"/>
    <w:basedOn w:val="Normal"/>
    <w:rsid w:val="00571DDF"/>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navbar-inner3">
    <w:name w:val="navbar-inner3"/>
    <w:basedOn w:val="Normal"/>
    <w:rsid w:val="00571DDF"/>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navbar-inner4">
    <w:name w:val="navbar-inner4"/>
    <w:basedOn w:val="Normal"/>
    <w:rsid w:val="00571DDF"/>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360" w:lineRule="atLeast"/>
    </w:pPr>
    <w:rPr>
      <w:rFonts w:ascii="open_sansregular" w:hAnsi="open_sansregular"/>
      <w:color w:val="525252"/>
      <w:sz w:val="18"/>
      <w:szCs w:val="18"/>
    </w:rPr>
  </w:style>
  <w:style w:type="paragraph" w:customStyle="1" w:styleId="container2">
    <w:name w:val="container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ainer3">
    <w:name w:val="container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ontainer4">
    <w:name w:val="container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av2">
    <w:name w:val="nav2"/>
    <w:basedOn w:val="Normal"/>
    <w:rsid w:val="00571DDF"/>
    <w:pPr>
      <w:spacing w:line="360" w:lineRule="atLeast"/>
      <w:ind w:right="150"/>
    </w:pPr>
    <w:rPr>
      <w:rFonts w:ascii="open_sansregular" w:hAnsi="open_sansregular"/>
      <w:color w:val="525252"/>
      <w:sz w:val="18"/>
      <w:szCs w:val="18"/>
    </w:rPr>
  </w:style>
  <w:style w:type="paragraph" w:customStyle="1" w:styleId="caret16">
    <w:name w:val="caret16"/>
    <w:basedOn w:val="Normal"/>
    <w:rsid w:val="00571DDF"/>
    <w:pPr>
      <w:pBdr>
        <w:top w:val="single" w:sz="24" w:space="0" w:color="0088CC"/>
      </w:pBdr>
      <w:spacing w:before="120" w:after="100" w:afterAutospacing="1" w:line="360" w:lineRule="atLeast"/>
      <w:textAlignment w:val="top"/>
    </w:pPr>
    <w:rPr>
      <w:rFonts w:ascii="open_sansregular" w:hAnsi="open_sansregular"/>
      <w:vanish/>
      <w:color w:val="525252"/>
      <w:sz w:val="18"/>
      <w:szCs w:val="18"/>
    </w:rPr>
  </w:style>
  <w:style w:type="paragraph" w:customStyle="1" w:styleId="btn-navbar1">
    <w:name w:val="btn-navbar1"/>
    <w:basedOn w:val="Normal"/>
    <w:rsid w:val="00571DDF"/>
    <w:pPr>
      <w:shd w:val="clear" w:color="auto" w:fill="EDEDED"/>
      <w:spacing w:line="360" w:lineRule="atLeast"/>
      <w:ind w:left="75" w:right="75"/>
    </w:pPr>
    <w:rPr>
      <w:rFonts w:ascii="open_sansregular" w:hAnsi="open_sansregular"/>
      <w:vanish/>
      <w:color w:val="FFFFFF"/>
      <w:sz w:val="18"/>
      <w:szCs w:val="18"/>
    </w:rPr>
  </w:style>
  <w:style w:type="paragraph" w:customStyle="1" w:styleId="navbar-inner5">
    <w:name w:val="navbar-inner5"/>
    <w:basedOn w:val="Normal"/>
    <w:rsid w:val="00571DDF"/>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360" w:lineRule="atLeast"/>
    </w:pPr>
    <w:rPr>
      <w:rFonts w:ascii="open_sansregular" w:hAnsi="open_sansregular"/>
      <w:color w:val="525252"/>
      <w:sz w:val="18"/>
      <w:szCs w:val="18"/>
    </w:rPr>
  </w:style>
  <w:style w:type="paragraph" w:customStyle="1" w:styleId="brand2">
    <w:name w:val="brand2"/>
    <w:basedOn w:val="Normal"/>
    <w:rsid w:val="00571DDF"/>
    <w:pPr>
      <w:spacing w:before="100" w:beforeAutospacing="1" w:after="100" w:afterAutospacing="1" w:line="360" w:lineRule="atLeast"/>
    </w:pPr>
    <w:rPr>
      <w:rFonts w:ascii="open_sansregular" w:hAnsi="open_sansregular"/>
      <w:color w:val="999999"/>
      <w:sz w:val="18"/>
      <w:szCs w:val="18"/>
    </w:rPr>
  </w:style>
  <w:style w:type="paragraph" w:customStyle="1" w:styleId="navbar-text2">
    <w:name w:val="navbar-text2"/>
    <w:basedOn w:val="Normal"/>
    <w:rsid w:val="00571DDF"/>
    <w:pPr>
      <w:spacing w:before="100" w:beforeAutospacing="1" w:line="600" w:lineRule="atLeast"/>
    </w:pPr>
    <w:rPr>
      <w:rFonts w:ascii="open_sansregular" w:hAnsi="open_sansregular"/>
      <w:color w:val="999999"/>
      <w:sz w:val="18"/>
      <w:szCs w:val="18"/>
    </w:rPr>
  </w:style>
  <w:style w:type="paragraph" w:customStyle="1" w:styleId="navbar-link2">
    <w:name w:val="navbar-link2"/>
    <w:basedOn w:val="Normal"/>
    <w:rsid w:val="00571DDF"/>
    <w:pPr>
      <w:spacing w:before="100" w:beforeAutospacing="1" w:after="100" w:afterAutospacing="1" w:line="360" w:lineRule="atLeast"/>
    </w:pPr>
    <w:rPr>
      <w:rFonts w:ascii="open_sansregular" w:hAnsi="open_sansregular"/>
      <w:color w:val="999999"/>
      <w:sz w:val="18"/>
      <w:szCs w:val="18"/>
    </w:rPr>
  </w:style>
  <w:style w:type="paragraph" w:customStyle="1" w:styleId="divider-vertical2">
    <w:name w:val="divider-vertical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earch-query2">
    <w:name w:val="search-query2"/>
    <w:basedOn w:val="Normal"/>
    <w:rsid w:val="00571DDF"/>
    <w:pPr>
      <w:shd w:val="clear" w:color="auto" w:fill="515151"/>
      <w:spacing w:before="100" w:beforeAutospacing="1"/>
    </w:pPr>
    <w:rPr>
      <w:rFonts w:ascii="Helvetica" w:hAnsi="Helvetica" w:cs="Helvetica"/>
      <w:color w:val="FFFFFF"/>
    </w:rPr>
  </w:style>
  <w:style w:type="paragraph" w:customStyle="1" w:styleId="btn-navbar2">
    <w:name w:val="btn-navbar2"/>
    <w:basedOn w:val="Normal"/>
    <w:rsid w:val="00571DDF"/>
    <w:pPr>
      <w:shd w:val="clear" w:color="auto" w:fill="0E0E0E"/>
      <w:spacing w:line="360" w:lineRule="atLeast"/>
    </w:pPr>
    <w:rPr>
      <w:rFonts w:ascii="open_sansregular" w:hAnsi="open_sansregular"/>
      <w:vanish/>
      <w:color w:val="FFFFFF"/>
      <w:sz w:val="18"/>
      <w:szCs w:val="18"/>
    </w:rPr>
  </w:style>
  <w:style w:type="paragraph" w:customStyle="1" w:styleId="caret17">
    <w:name w:val="caret17"/>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18">
    <w:name w:val="caret18"/>
    <w:basedOn w:val="Normal"/>
    <w:rsid w:val="00571DDF"/>
    <w:pPr>
      <w:pBdr>
        <w:top w:val="single" w:sz="24" w:space="0" w:color="000000"/>
      </w:pBdr>
      <w:spacing w:before="120" w:after="100" w:afterAutospacing="1" w:line="360" w:lineRule="atLeast"/>
      <w:ind w:left="30"/>
      <w:textAlignment w:val="top"/>
    </w:pPr>
    <w:rPr>
      <w:rFonts w:ascii="open_sansregular" w:hAnsi="open_sansregular"/>
      <w:color w:val="525252"/>
      <w:sz w:val="18"/>
      <w:szCs w:val="18"/>
    </w:rPr>
  </w:style>
  <w:style w:type="paragraph" w:customStyle="1" w:styleId="dropdown-menu1">
    <w:name w:val="dropdown-menu1"/>
    <w:basedOn w:val="Normal"/>
    <w:rsid w:val="00571DDF"/>
    <w:pPr>
      <w:pBdr>
        <w:left w:val="single" w:sz="6" w:space="0" w:color="CCCCCC"/>
        <w:bottom w:val="single" w:sz="18" w:space="0" w:color="E65855"/>
        <w:right w:val="single" w:sz="6" w:space="0" w:color="CCCCCC"/>
      </w:pBdr>
      <w:shd w:val="clear" w:color="auto" w:fill="FFFFFF"/>
      <w:spacing w:line="360" w:lineRule="atLeast"/>
    </w:pPr>
    <w:rPr>
      <w:rFonts w:ascii="open_sansregular" w:hAnsi="open_sansregular"/>
      <w:vanish/>
      <w:color w:val="525252"/>
      <w:sz w:val="18"/>
      <w:szCs w:val="18"/>
    </w:rPr>
  </w:style>
  <w:style w:type="paragraph" w:customStyle="1" w:styleId="divider2">
    <w:name w:val="divider2"/>
    <w:basedOn w:val="Normal"/>
    <w:rsid w:val="00571DDF"/>
    <w:pPr>
      <w:pBdr>
        <w:bottom w:val="single" w:sz="6" w:space="0" w:color="FFFFFF"/>
      </w:pBdr>
      <w:shd w:val="clear" w:color="auto" w:fill="E5E5E5"/>
      <w:spacing w:before="135" w:after="135" w:line="360" w:lineRule="atLeast"/>
      <w:ind w:left="15" w:right="15"/>
    </w:pPr>
    <w:rPr>
      <w:rFonts w:ascii="open_sansregular" w:hAnsi="open_sansregular"/>
      <w:color w:val="525252"/>
      <w:sz w:val="18"/>
      <w:szCs w:val="18"/>
    </w:rPr>
  </w:style>
  <w:style w:type="paragraph" w:customStyle="1" w:styleId="caret19">
    <w:name w:val="caret19"/>
    <w:basedOn w:val="Normal"/>
    <w:rsid w:val="00571DDF"/>
    <w:pPr>
      <w:pBdr>
        <w:bottom w:val="single" w:sz="24" w:space="0" w:color="000000"/>
      </w:pBdr>
      <w:spacing w:before="100" w:beforeAutospacing="1" w:after="100" w:afterAutospacing="1" w:line="360" w:lineRule="atLeast"/>
      <w:textAlignment w:val="top"/>
    </w:pPr>
    <w:rPr>
      <w:rFonts w:ascii="open_sansregular" w:hAnsi="open_sansregular"/>
      <w:color w:val="525252"/>
      <w:sz w:val="18"/>
      <w:szCs w:val="18"/>
    </w:rPr>
  </w:style>
  <w:style w:type="paragraph" w:customStyle="1" w:styleId="caret20">
    <w:name w:val="caret20"/>
    <w:basedOn w:val="Normal"/>
    <w:rsid w:val="00571DDF"/>
    <w:pPr>
      <w:pBdr>
        <w:bottom w:val="single" w:sz="24" w:space="0" w:color="000000"/>
      </w:pBdr>
      <w:spacing w:before="120" w:after="100" w:afterAutospacing="1" w:line="360" w:lineRule="atLeast"/>
      <w:ind w:left="30"/>
      <w:textAlignment w:val="top"/>
    </w:pPr>
    <w:rPr>
      <w:rFonts w:ascii="open_sansregular" w:hAnsi="open_sansregular"/>
      <w:color w:val="525252"/>
      <w:sz w:val="18"/>
      <w:szCs w:val="18"/>
    </w:rPr>
  </w:style>
  <w:style w:type="paragraph" w:customStyle="1" w:styleId="dropdown-menu2">
    <w:name w:val="dropdown-menu2"/>
    <w:basedOn w:val="Normal"/>
    <w:rsid w:val="00571DDF"/>
    <w:pPr>
      <w:pBdr>
        <w:left w:val="single" w:sz="6" w:space="0" w:color="CCCCCC"/>
        <w:bottom w:val="single" w:sz="18" w:space="0" w:color="E65855"/>
        <w:right w:val="single" w:sz="6" w:space="0" w:color="CCCCCC"/>
      </w:pBdr>
      <w:shd w:val="clear" w:color="auto" w:fill="FFFFFF"/>
      <w:spacing w:after="15" w:line="360" w:lineRule="atLeast"/>
    </w:pPr>
    <w:rPr>
      <w:rFonts w:ascii="open_sansregular" w:hAnsi="open_sansregular"/>
      <w:vanish/>
      <w:color w:val="525252"/>
      <w:sz w:val="18"/>
      <w:szCs w:val="18"/>
    </w:rPr>
  </w:style>
  <w:style w:type="paragraph" w:customStyle="1" w:styleId="dropdown-menu3">
    <w:name w:val="dropdown-menu3"/>
    <w:basedOn w:val="Normal"/>
    <w:rsid w:val="00571DDF"/>
    <w:pPr>
      <w:pBdr>
        <w:left w:val="single" w:sz="6" w:space="0" w:color="CCCCCC"/>
        <w:bottom w:val="single" w:sz="18" w:space="0" w:color="E65855"/>
        <w:right w:val="single" w:sz="6" w:space="0" w:color="CCCCCC"/>
      </w:pBdr>
      <w:shd w:val="clear" w:color="auto" w:fill="FFFFFF"/>
      <w:spacing w:after="15" w:line="360" w:lineRule="atLeast"/>
    </w:pPr>
    <w:rPr>
      <w:rFonts w:ascii="open_sansregular" w:hAnsi="open_sansregular"/>
      <w:vanish/>
      <w:color w:val="525252"/>
      <w:sz w:val="18"/>
      <w:szCs w:val="18"/>
    </w:rPr>
  </w:style>
  <w:style w:type="paragraph" w:customStyle="1" w:styleId="nav-header2">
    <w:name w:val="nav-header2"/>
    <w:basedOn w:val="Normal"/>
    <w:rsid w:val="00571DDF"/>
    <w:pPr>
      <w:spacing w:before="100" w:beforeAutospacing="1" w:after="100" w:afterAutospacing="1" w:line="300" w:lineRule="atLeast"/>
    </w:pPr>
    <w:rPr>
      <w:rFonts w:ascii="open_sansregular" w:hAnsi="open_sansregular"/>
      <w:b/>
      <w:bCs/>
      <w:caps/>
      <w:color w:val="999999"/>
      <w:sz w:val="17"/>
      <w:szCs w:val="17"/>
    </w:rPr>
  </w:style>
  <w:style w:type="paragraph" w:customStyle="1" w:styleId="typeahead1">
    <w:name w:val="typeahead1"/>
    <w:basedOn w:val="Normal"/>
    <w:rsid w:val="00571DDF"/>
    <w:pPr>
      <w:spacing w:before="30" w:after="100" w:afterAutospacing="1" w:line="360" w:lineRule="atLeast"/>
    </w:pPr>
    <w:rPr>
      <w:rFonts w:ascii="open_sansregular" w:hAnsi="open_sansregular"/>
      <w:color w:val="525252"/>
      <w:sz w:val="18"/>
      <w:szCs w:val="18"/>
    </w:rPr>
  </w:style>
  <w:style w:type="paragraph" w:customStyle="1" w:styleId="accordion1">
    <w:name w:val="accordion1"/>
    <w:basedOn w:val="Normal"/>
    <w:rsid w:val="00571DDF"/>
    <w:pPr>
      <w:spacing w:before="100" w:beforeAutospacing="1" w:after="300" w:line="360" w:lineRule="atLeast"/>
    </w:pPr>
    <w:rPr>
      <w:rFonts w:ascii="open_sansregular" w:hAnsi="open_sansregular"/>
      <w:color w:val="525252"/>
      <w:sz w:val="18"/>
      <w:szCs w:val="18"/>
    </w:rPr>
  </w:style>
  <w:style w:type="paragraph" w:customStyle="1" w:styleId="accordion-group1">
    <w:name w:val="accordion-group1"/>
    <w:basedOn w:val="Normal"/>
    <w:rsid w:val="00571DDF"/>
    <w:pPr>
      <w:pBdr>
        <w:top w:val="single" w:sz="6" w:space="0" w:color="E5E5E5"/>
        <w:left w:val="single" w:sz="6" w:space="0" w:color="E5E5E5"/>
        <w:bottom w:val="single" w:sz="6" w:space="0" w:color="E5E5E5"/>
        <w:right w:val="single" w:sz="6" w:space="0" w:color="E5E5E5"/>
      </w:pBdr>
      <w:spacing w:before="100" w:beforeAutospacing="1" w:after="30" w:line="360" w:lineRule="atLeast"/>
    </w:pPr>
    <w:rPr>
      <w:rFonts w:ascii="open_sansregular" w:hAnsi="open_sansregular"/>
      <w:color w:val="525252"/>
      <w:sz w:val="18"/>
      <w:szCs w:val="18"/>
    </w:rPr>
  </w:style>
  <w:style w:type="paragraph" w:customStyle="1" w:styleId="accordion-heading1">
    <w:name w:val="accordion-heading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toggle1">
    <w:name w:val="accordion-toggl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ccordion-inner1">
    <w:name w:val="accordion-inner1"/>
    <w:basedOn w:val="Normal"/>
    <w:rsid w:val="00571DDF"/>
    <w:pPr>
      <w:pBdr>
        <w:top w:val="single" w:sz="6" w:space="7" w:color="E5E5E5"/>
      </w:pBdr>
      <w:spacing w:before="100" w:beforeAutospacing="1" w:after="100" w:afterAutospacing="1" w:line="360" w:lineRule="atLeast"/>
    </w:pPr>
    <w:rPr>
      <w:rFonts w:ascii="open_sansregular" w:hAnsi="open_sansregular"/>
      <w:color w:val="525252"/>
      <w:sz w:val="18"/>
      <w:szCs w:val="18"/>
    </w:rPr>
  </w:style>
  <w:style w:type="paragraph" w:customStyle="1" w:styleId="hidden1">
    <w:name w:val="hidden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sible-phone1">
    <w:name w:val="visible-phon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sible-tablet1">
    <w:name w:val="visible-tablet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hidden-desktop1">
    <w:name w:val="hidden-desktop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sible-print1">
    <w:name w:val="visible-print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ega-inner1">
    <w:name w:val="mega-inn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ega-group-ct1">
    <w:name w:val="mega-group-ct1"/>
    <w:basedOn w:val="Normal"/>
    <w:rsid w:val="00571DDF"/>
    <w:pPr>
      <w:spacing w:line="360" w:lineRule="atLeast"/>
    </w:pPr>
    <w:rPr>
      <w:rFonts w:ascii="open_sansregular" w:hAnsi="open_sansregular"/>
      <w:color w:val="525252"/>
      <w:sz w:val="18"/>
      <w:szCs w:val="18"/>
    </w:rPr>
  </w:style>
  <w:style w:type="paragraph" w:customStyle="1" w:styleId="mega-nav1">
    <w:name w:val="mega-nav1"/>
    <w:basedOn w:val="Normal"/>
    <w:rsid w:val="00571DDF"/>
    <w:pPr>
      <w:spacing w:line="360" w:lineRule="atLeast"/>
    </w:pPr>
    <w:rPr>
      <w:rFonts w:ascii="open_sansregular" w:hAnsi="open_sansregular"/>
      <w:color w:val="525252"/>
      <w:sz w:val="18"/>
      <w:szCs w:val="18"/>
    </w:rPr>
  </w:style>
  <w:style w:type="paragraph" w:customStyle="1" w:styleId="mega-nav2">
    <w:name w:val="mega-nav2"/>
    <w:basedOn w:val="Normal"/>
    <w:rsid w:val="00571DDF"/>
    <w:pPr>
      <w:spacing w:line="360" w:lineRule="atLeast"/>
    </w:pPr>
    <w:rPr>
      <w:rFonts w:ascii="open_sansregular" w:hAnsi="open_sansregular"/>
      <w:color w:val="525252"/>
      <w:sz w:val="18"/>
      <w:szCs w:val="18"/>
    </w:rPr>
  </w:style>
  <w:style w:type="paragraph" w:customStyle="1" w:styleId="tb-block1">
    <w:name w:val="tb-block1"/>
    <w:basedOn w:val="Normal"/>
    <w:rsid w:val="00571DDF"/>
    <w:pPr>
      <w:spacing w:before="100" w:beforeAutospacing="1" w:after="150" w:line="360" w:lineRule="atLeast"/>
    </w:pPr>
    <w:rPr>
      <w:rFonts w:ascii="open_sansregular" w:hAnsi="open_sansregular"/>
      <w:color w:val="525252"/>
      <w:sz w:val="18"/>
      <w:szCs w:val="18"/>
    </w:rPr>
  </w:style>
  <w:style w:type="paragraph" w:customStyle="1" w:styleId="block-title1">
    <w:name w:val="block-title1"/>
    <w:basedOn w:val="Normal"/>
    <w:rsid w:val="00571DDF"/>
    <w:pPr>
      <w:spacing w:after="225" w:line="300" w:lineRule="atLeast"/>
    </w:pPr>
    <w:rPr>
      <w:rFonts w:ascii="open_sansregular" w:hAnsi="open_sansregular"/>
      <w:caps/>
      <w:color w:val="333333"/>
      <w:sz w:val="18"/>
      <w:szCs w:val="18"/>
    </w:rPr>
  </w:style>
  <w:style w:type="paragraph" w:customStyle="1" w:styleId="block-ct1">
    <w:name w:val="block-ct1"/>
    <w:basedOn w:val="Normal"/>
    <w:rsid w:val="00571DDF"/>
    <w:pPr>
      <w:spacing w:line="360" w:lineRule="atLeast"/>
    </w:pPr>
    <w:rPr>
      <w:rFonts w:ascii="open_sansregular" w:hAnsi="open_sansregular"/>
      <w:color w:val="525252"/>
      <w:sz w:val="18"/>
      <w:szCs w:val="18"/>
    </w:rPr>
  </w:style>
  <w:style w:type="paragraph" w:customStyle="1" w:styleId="caret21">
    <w:name w:val="caret21"/>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vanish/>
      <w:color w:val="525252"/>
      <w:sz w:val="18"/>
      <w:szCs w:val="18"/>
    </w:rPr>
  </w:style>
  <w:style w:type="paragraph" w:customStyle="1" w:styleId="caret22">
    <w:name w:val="caret22"/>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vanish/>
      <w:color w:val="525252"/>
      <w:sz w:val="18"/>
      <w:szCs w:val="18"/>
    </w:rPr>
  </w:style>
  <w:style w:type="paragraph" w:customStyle="1" w:styleId="caret23">
    <w:name w:val="caret23"/>
    <w:basedOn w:val="Normal"/>
    <w:rsid w:val="00571DDF"/>
    <w:pPr>
      <w:pBdr>
        <w:top w:val="single" w:sz="24" w:space="0" w:color="000000"/>
      </w:pBdr>
      <w:spacing w:before="100" w:beforeAutospacing="1" w:after="100" w:afterAutospacing="1" w:line="360" w:lineRule="atLeast"/>
      <w:textAlignment w:val="top"/>
    </w:pPr>
    <w:rPr>
      <w:rFonts w:ascii="open_sansregular" w:hAnsi="open_sansregular"/>
      <w:vanish/>
      <w:color w:val="525252"/>
      <w:sz w:val="18"/>
      <w:szCs w:val="18"/>
    </w:rPr>
  </w:style>
  <w:style w:type="paragraph" w:customStyle="1" w:styleId="dropdown-menu4">
    <w:name w:val="dropdown-menu4"/>
    <w:basedOn w:val="Normal"/>
    <w:rsid w:val="00571DDF"/>
    <w:pPr>
      <w:pBdr>
        <w:left w:val="single" w:sz="6" w:space="0" w:color="CCCCCC"/>
        <w:bottom w:val="single" w:sz="18" w:space="0" w:color="E65855"/>
        <w:right w:val="single" w:sz="6" w:space="0" w:color="CCCCCC"/>
      </w:pBdr>
      <w:shd w:val="clear" w:color="auto" w:fill="FFFFFF"/>
      <w:spacing w:line="360" w:lineRule="atLeast"/>
    </w:pPr>
    <w:rPr>
      <w:rFonts w:ascii="open_sansregular" w:hAnsi="open_sansregular"/>
      <w:vanish/>
      <w:color w:val="525252"/>
      <w:sz w:val="18"/>
      <w:szCs w:val="18"/>
    </w:rPr>
  </w:style>
  <w:style w:type="paragraph" w:customStyle="1" w:styleId="mega-caption1">
    <w:name w:val="mega-caption1"/>
    <w:basedOn w:val="Normal"/>
    <w:rsid w:val="00571DDF"/>
    <w:pPr>
      <w:spacing w:before="45" w:after="100" w:afterAutospacing="1" w:line="360" w:lineRule="atLeast"/>
    </w:pPr>
    <w:rPr>
      <w:rFonts w:ascii="open_sansregular" w:hAnsi="open_sansregular"/>
      <w:color w:val="999999"/>
      <w:sz w:val="18"/>
      <w:szCs w:val="18"/>
    </w:rPr>
  </w:style>
  <w:style w:type="paragraph" w:customStyle="1" w:styleId="collapse1">
    <w:name w:val="collaps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lose1">
    <w:name w:val="close1"/>
    <w:basedOn w:val="Normal"/>
    <w:rsid w:val="00571DDF"/>
    <w:pPr>
      <w:spacing w:before="100" w:beforeAutospacing="1" w:after="100" w:afterAutospacing="1" w:line="270" w:lineRule="atLeast"/>
    </w:pPr>
    <w:rPr>
      <w:rFonts w:ascii="open_sansregular" w:hAnsi="open_sansregular"/>
      <w:b/>
      <w:bCs/>
      <w:color w:val="000000"/>
      <w:sz w:val="30"/>
      <w:szCs w:val="30"/>
    </w:rPr>
  </w:style>
  <w:style w:type="paragraph" w:customStyle="1" w:styleId="close2">
    <w:name w:val="close2"/>
    <w:basedOn w:val="Normal"/>
    <w:rsid w:val="00571DDF"/>
    <w:pPr>
      <w:spacing w:before="100" w:beforeAutospacing="1" w:after="100" w:afterAutospacing="1" w:line="270" w:lineRule="atLeast"/>
    </w:pPr>
    <w:rPr>
      <w:rFonts w:ascii="open_sansregular" w:hAnsi="open_sansregular"/>
      <w:b/>
      <w:bCs/>
      <w:color w:val="000000"/>
      <w:sz w:val="30"/>
      <w:szCs w:val="30"/>
    </w:rPr>
  </w:style>
  <w:style w:type="paragraph" w:customStyle="1" w:styleId="btn7">
    <w:name w:val="btn7"/>
    <w:basedOn w:val="Normal"/>
    <w:rsid w:val="00571DDF"/>
    <w:pPr>
      <w:pBdr>
        <w:top w:val="single" w:sz="6" w:space="3" w:color="C5C5C5"/>
        <w:left w:val="single" w:sz="6" w:space="11" w:color="C5C5C5"/>
        <w:bottom w:val="single" w:sz="6" w:space="3" w:color="C5C5C5"/>
        <w:right w:val="single" w:sz="6" w:space="11" w:color="C5C5C5"/>
      </w:pBdr>
      <w:shd w:val="clear" w:color="auto" w:fill="E6E6E6"/>
      <w:spacing w:before="100" w:beforeAutospacing="1" w:line="270" w:lineRule="atLeast"/>
      <w:jc w:val="center"/>
      <w:textAlignment w:val="center"/>
    </w:pPr>
    <w:rPr>
      <w:rFonts w:ascii="open_sansregular" w:hAnsi="open_sansregular"/>
      <w:color w:val="333333"/>
    </w:rPr>
  </w:style>
  <w:style w:type="paragraph" w:customStyle="1" w:styleId="btn-subhead1">
    <w:name w:val="btn-subhead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btn-navbar3">
    <w:name w:val="btn-navbar3"/>
    <w:basedOn w:val="Normal"/>
    <w:rsid w:val="00571DDF"/>
    <w:pPr>
      <w:shd w:val="clear" w:color="auto" w:fill="E8E8E8"/>
      <w:spacing w:line="360" w:lineRule="atLeast"/>
    </w:pPr>
    <w:rPr>
      <w:rFonts w:ascii="open_sansregular" w:hAnsi="open_sansregular"/>
      <w:vanish/>
      <w:color w:val="FFFFFF"/>
      <w:sz w:val="18"/>
      <w:szCs w:val="18"/>
    </w:rPr>
  </w:style>
  <w:style w:type="paragraph" w:customStyle="1" w:styleId="nav3">
    <w:name w:val="nav3"/>
    <w:basedOn w:val="Normal"/>
    <w:rsid w:val="00571DDF"/>
    <w:pPr>
      <w:spacing w:line="360" w:lineRule="atLeast"/>
    </w:pPr>
    <w:rPr>
      <w:rFonts w:ascii="open_sansregular" w:hAnsi="open_sansregular"/>
      <w:color w:val="525252"/>
      <w:sz w:val="18"/>
      <w:szCs w:val="18"/>
    </w:rPr>
  </w:style>
  <w:style w:type="paragraph" w:customStyle="1" w:styleId="span501">
    <w:name w:val="span5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502">
    <w:name w:val="span50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31">
    <w:name w:val="span33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332">
    <w:name w:val="span33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51">
    <w:name w:val="span25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52">
    <w:name w:val="span25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01">
    <w:name w:val="span2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202">
    <w:name w:val="span20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61">
    <w:name w:val="span16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pan162">
    <w:name w:val="span16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divider1">
    <w:name w:val="mm-divider1"/>
    <w:basedOn w:val="Normal"/>
    <w:rsid w:val="00571DDF"/>
    <w:pPr>
      <w:spacing w:before="100" w:beforeAutospacing="1" w:after="100" w:afterAutospacing="1" w:line="375" w:lineRule="atLeast"/>
      <w:ind w:firstLine="300"/>
    </w:pPr>
    <w:rPr>
      <w:rFonts w:ascii="open_sansregular" w:hAnsi="open_sansregular"/>
      <w:caps/>
      <w:color w:val="525252"/>
      <w:sz w:val="15"/>
      <w:szCs w:val="15"/>
    </w:rPr>
  </w:style>
  <w:style w:type="paragraph" w:customStyle="1" w:styleId="mm-title1">
    <w:name w:val="mm-titl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panel1">
    <w:name w:val="mm-panel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m-panel2">
    <w:name w:val="mm-panel2"/>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mm-navbar1">
    <w:name w:val="mm-navbar1"/>
    <w:basedOn w:val="Normal"/>
    <w:rsid w:val="00571DDF"/>
    <w:pPr>
      <w:pBdr>
        <w:bottom w:val="single" w:sz="6" w:space="0" w:color="auto"/>
      </w:pBdr>
      <w:spacing w:line="300" w:lineRule="atLeast"/>
      <w:jc w:val="center"/>
    </w:pPr>
    <w:rPr>
      <w:rFonts w:ascii="open_sansregular" w:hAnsi="open_sansregular"/>
      <w:vanish/>
      <w:color w:val="525252"/>
      <w:sz w:val="18"/>
      <w:szCs w:val="18"/>
    </w:rPr>
  </w:style>
  <w:style w:type="paragraph" w:customStyle="1" w:styleId="mm-next1">
    <w:name w:val="mm-nex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inset1">
    <w:name w:val="mm-inset1"/>
    <w:basedOn w:val="Normal"/>
    <w:rsid w:val="00571DDF"/>
    <w:pPr>
      <w:spacing w:line="360" w:lineRule="atLeast"/>
    </w:pPr>
    <w:rPr>
      <w:rFonts w:ascii="open_sansregular" w:hAnsi="open_sansregular"/>
      <w:color w:val="525252"/>
      <w:sz w:val="18"/>
      <w:szCs w:val="18"/>
    </w:rPr>
  </w:style>
  <w:style w:type="paragraph" w:customStyle="1" w:styleId="mm-insetli1">
    <w:name w:val="mm-inset&gt;li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spacer1">
    <w:name w:val="mm-spac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fixeddivider1">
    <w:name w:val="mm-fixeddivid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1">
    <w:name w:val="mm-breadcrumbs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10">
    <w:name w:val="mm-breadcrumbs&g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mm-breadcrumbsa1">
    <w:name w:val="mm-breadcrumbs&gt;a1"/>
    <w:basedOn w:val="Normal"/>
    <w:rsid w:val="00571DDF"/>
    <w:pPr>
      <w:spacing w:before="100" w:beforeAutospacing="1" w:after="100" w:afterAutospacing="1" w:line="360" w:lineRule="atLeast"/>
    </w:pPr>
    <w:rPr>
      <w:rFonts w:ascii="open_sansregular" w:hAnsi="open_sansregular"/>
      <w:color w:val="525252"/>
      <w:sz w:val="18"/>
      <w:szCs w:val="18"/>
      <w:u w:val="single"/>
    </w:rPr>
  </w:style>
  <w:style w:type="paragraph" w:customStyle="1" w:styleId="field-items1">
    <w:name w:val="field-items1"/>
    <w:basedOn w:val="Normal"/>
    <w:rsid w:val="00571DDF"/>
    <w:pPr>
      <w:spacing w:before="100" w:beforeAutospacing="1" w:after="100" w:afterAutospacing="1" w:line="360" w:lineRule="atLeast"/>
      <w:ind w:firstLine="225"/>
    </w:pPr>
    <w:rPr>
      <w:rFonts w:ascii="open_sansregular" w:hAnsi="open_sansregular"/>
      <w:color w:val="525252"/>
      <w:sz w:val="21"/>
      <w:szCs w:val="21"/>
    </w:rPr>
  </w:style>
  <w:style w:type="paragraph" w:customStyle="1" w:styleId="block-menu1">
    <w:name w:val="block-menu1"/>
    <w:basedOn w:val="Normal"/>
    <w:rsid w:val="00571DDF"/>
    <w:pPr>
      <w:spacing w:before="100" w:beforeAutospacing="1" w:after="100" w:afterAutospacing="1" w:line="360" w:lineRule="atLeast"/>
      <w:ind w:right="489"/>
    </w:pPr>
    <w:rPr>
      <w:rFonts w:ascii="open_sansregular" w:hAnsi="open_sansregular"/>
      <w:color w:val="525252"/>
      <w:sz w:val="18"/>
      <w:szCs w:val="18"/>
    </w:rPr>
  </w:style>
  <w:style w:type="paragraph" w:customStyle="1" w:styleId="browse-link1">
    <w:name w:val="browse-link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owse-link2">
    <w:name w:val="browse-link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1">
    <w:name w:val="breadcrumbsnew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2">
    <w:name w:val="breadcrumbsnew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3">
    <w:name w:val="breadcrumbsnew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breadcrumbsnew4">
    <w:name w:val="breadcrumbsnew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urinfolist1">
    <w:name w:val="curinfolist1"/>
    <w:basedOn w:val="Normal"/>
    <w:rsid w:val="00571DDF"/>
    <w:pPr>
      <w:shd w:val="clear" w:color="auto" w:fill="27324B"/>
      <w:spacing w:before="100" w:beforeAutospacing="1" w:after="100" w:afterAutospacing="1" w:line="360" w:lineRule="atLeast"/>
    </w:pPr>
    <w:rPr>
      <w:rFonts w:ascii="open_sansregular" w:hAnsi="open_sansregular"/>
      <w:color w:val="FFFFFF"/>
      <w:sz w:val="21"/>
      <w:szCs w:val="21"/>
    </w:rPr>
  </w:style>
  <w:style w:type="paragraph" w:customStyle="1" w:styleId="fieldset-legend1">
    <w:name w:val="fieldset-legend1"/>
    <w:basedOn w:val="Normal"/>
    <w:rsid w:val="00571DDF"/>
    <w:pPr>
      <w:spacing w:before="75" w:after="75" w:line="360" w:lineRule="atLeast"/>
    </w:pPr>
    <w:rPr>
      <w:rFonts w:ascii="aleobold" w:hAnsi="aleobold"/>
      <w:caps/>
      <w:color w:val="575757"/>
      <w:sz w:val="21"/>
      <w:szCs w:val="21"/>
    </w:rPr>
  </w:style>
  <w:style w:type="paragraph" w:customStyle="1" w:styleId="description5">
    <w:name w:val="description5"/>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description6">
    <w:name w:val="description6"/>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description7">
    <w:name w:val="description7"/>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description8">
    <w:name w:val="description8"/>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ews-exposed-widget2">
    <w:name w:val="views-exposed-widget2"/>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views-exposed-widget3">
    <w:name w:val="views-exposed-widget3"/>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views-exposed-widget4">
    <w:name w:val="views-exposed-widget4"/>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views-exposed-widget5">
    <w:name w:val="views-exposed-widget5"/>
    <w:basedOn w:val="Normal"/>
    <w:rsid w:val="00571DDF"/>
    <w:pPr>
      <w:spacing w:before="100" w:beforeAutospacing="1" w:after="450" w:line="360" w:lineRule="atLeast"/>
    </w:pPr>
    <w:rPr>
      <w:rFonts w:ascii="open_sansregular" w:hAnsi="open_sansregular"/>
      <w:color w:val="525252"/>
      <w:sz w:val="18"/>
      <w:szCs w:val="18"/>
    </w:rPr>
  </w:style>
  <w:style w:type="paragraph" w:customStyle="1" w:styleId="form-submit3">
    <w:name w:val="form-submit3"/>
    <w:basedOn w:val="Normal"/>
    <w:rsid w:val="00571DDF"/>
    <w:pPr>
      <w:spacing w:after="100" w:afterAutospacing="1" w:line="360" w:lineRule="atLeast"/>
    </w:pPr>
    <w:rPr>
      <w:rFonts w:ascii="open_sansregular" w:hAnsi="open_sansregular"/>
      <w:color w:val="525252"/>
      <w:sz w:val="18"/>
      <w:szCs w:val="18"/>
    </w:rPr>
  </w:style>
  <w:style w:type="paragraph" w:customStyle="1" w:styleId="form-submit4">
    <w:name w:val="form-submit4"/>
    <w:basedOn w:val="Normal"/>
    <w:rsid w:val="00571DDF"/>
    <w:pPr>
      <w:spacing w:after="100" w:afterAutospacing="1" w:line="360" w:lineRule="atLeast"/>
    </w:pPr>
    <w:rPr>
      <w:rFonts w:ascii="open_sansregular" w:hAnsi="open_sansregular"/>
      <w:color w:val="525252"/>
      <w:sz w:val="18"/>
      <w:szCs w:val="18"/>
    </w:rPr>
  </w:style>
  <w:style w:type="paragraph" w:customStyle="1" w:styleId="form-submit5">
    <w:name w:val="form-submit5"/>
    <w:basedOn w:val="Normal"/>
    <w:rsid w:val="00571DDF"/>
    <w:pPr>
      <w:spacing w:before="405" w:after="100" w:afterAutospacing="1" w:line="360" w:lineRule="atLeast"/>
    </w:pPr>
    <w:rPr>
      <w:rFonts w:ascii="open_sansregular" w:hAnsi="open_sansregular"/>
      <w:color w:val="525252"/>
      <w:sz w:val="18"/>
      <w:szCs w:val="18"/>
    </w:rPr>
  </w:style>
  <w:style w:type="paragraph" w:customStyle="1" w:styleId="form-submit6">
    <w:name w:val="form-submit6"/>
    <w:basedOn w:val="Normal"/>
    <w:rsid w:val="00571DDF"/>
    <w:pPr>
      <w:spacing w:after="100" w:afterAutospacing="1" w:line="360" w:lineRule="atLeast"/>
    </w:pPr>
    <w:rPr>
      <w:rFonts w:ascii="open_sansregular" w:hAnsi="open_sansregular"/>
      <w:color w:val="525252"/>
      <w:sz w:val="18"/>
      <w:szCs w:val="18"/>
    </w:rPr>
  </w:style>
  <w:style w:type="paragraph" w:customStyle="1" w:styleId="facetapi-checkbox1">
    <w:name w:val="facetapi-checkbox1"/>
    <w:basedOn w:val="Normal"/>
    <w:rsid w:val="00571DDF"/>
    <w:pPr>
      <w:spacing w:before="100" w:beforeAutospacing="1" w:after="150" w:line="225" w:lineRule="atLeast"/>
    </w:pPr>
    <w:rPr>
      <w:rFonts w:ascii="Arial" w:hAnsi="Arial" w:cs="Arial"/>
      <w:color w:val="444444"/>
      <w:sz w:val="18"/>
      <w:szCs w:val="18"/>
    </w:rPr>
  </w:style>
  <w:style w:type="paragraph" w:customStyle="1" w:styleId="item-list1">
    <w:name w:val="item-list1"/>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facetapi-limit-link1">
    <w:name w:val="facetapi-limit-link1"/>
    <w:basedOn w:val="Normal"/>
    <w:rsid w:val="00571DDF"/>
    <w:pPr>
      <w:spacing w:before="100" w:beforeAutospacing="1" w:after="100" w:afterAutospacing="1" w:line="360" w:lineRule="atLeast"/>
    </w:pPr>
    <w:rPr>
      <w:rFonts w:ascii="Aleo" w:hAnsi="Aleo"/>
      <w:color w:val="1C4766"/>
      <w:sz w:val="18"/>
      <w:szCs w:val="18"/>
    </w:rPr>
  </w:style>
  <w:style w:type="paragraph" w:customStyle="1" w:styleId="views-submit-button1">
    <w:name w:val="views-submit-butto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e-padding2">
    <w:name w:val="date-padding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escription9">
    <w:name w:val="description9"/>
    <w:basedOn w:val="Normal"/>
    <w:rsid w:val="00571DDF"/>
    <w:pPr>
      <w:spacing w:before="75" w:after="100" w:afterAutospacing="1" w:line="360" w:lineRule="atLeast"/>
    </w:pPr>
    <w:rPr>
      <w:rFonts w:ascii="open_sansregular" w:hAnsi="open_sansregular"/>
      <w:color w:val="525252"/>
      <w:sz w:val="18"/>
      <w:szCs w:val="18"/>
    </w:rPr>
  </w:style>
  <w:style w:type="paragraph" w:customStyle="1" w:styleId="item-list2">
    <w:name w:val="item-list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y3">
    <w:name w:val="day3"/>
    <w:basedOn w:val="Normal"/>
    <w:rsid w:val="00571DDF"/>
    <w:pPr>
      <w:shd w:val="clear" w:color="auto" w:fill="EFF4F6"/>
      <w:spacing w:before="100" w:beforeAutospacing="1" w:after="100" w:afterAutospacing="1" w:line="360" w:lineRule="atLeast"/>
      <w:jc w:val="center"/>
    </w:pPr>
    <w:rPr>
      <w:rFonts w:ascii="open_sansregular" w:hAnsi="open_sansregular"/>
      <w:color w:val="525252"/>
      <w:sz w:val="27"/>
      <w:szCs w:val="27"/>
    </w:rPr>
  </w:style>
  <w:style w:type="paragraph" w:customStyle="1" w:styleId="day4">
    <w:name w:val="day4"/>
    <w:basedOn w:val="Normal"/>
    <w:rsid w:val="00571DDF"/>
    <w:pPr>
      <w:shd w:val="clear" w:color="auto" w:fill="EFF4F6"/>
      <w:spacing w:before="100" w:beforeAutospacing="1" w:after="100" w:afterAutospacing="1" w:line="360" w:lineRule="atLeast"/>
      <w:jc w:val="center"/>
    </w:pPr>
    <w:rPr>
      <w:rFonts w:ascii="open_sansregular" w:hAnsi="open_sansregular"/>
      <w:color w:val="525252"/>
      <w:sz w:val="27"/>
      <w:szCs w:val="27"/>
    </w:rPr>
  </w:style>
  <w:style w:type="paragraph" w:customStyle="1" w:styleId="year3">
    <w:name w:val="year3"/>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year4">
    <w:name w:val="year4"/>
    <w:basedOn w:val="Normal"/>
    <w:rsid w:val="00571DDF"/>
    <w:pPr>
      <w:spacing w:before="100" w:beforeAutospacing="1" w:after="100" w:afterAutospacing="1" w:line="360" w:lineRule="atLeast"/>
      <w:jc w:val="right"/>
    </w:pPr>
    <w:rPr>
      <w:rFonts w:ascii="open_sansregular" w:hAnsi="open_sansregular"/>
      <w:color w:val="525252"/>
      <w:sz w:val="18"/>
      <w:szCs w:val="18"/>
    </w:rPr>
  </w:style>
  <w:style w:type="paragraph" w:customStyle="1" w:styleId="views-submit-button2">
    <w:name w:val="views-submit-button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view-header1">
    <w:name w:val="view-header1"/>
    <w:basedOn w:val="Normal"/>
    <w:rsid w:val="00571DDF"/>
    <w:pPr>
      <w:shd w:val="clear" w:color="auto" w:fill="FFFFFF"/>
      <w:spacing w:before="100" w:beforeAutospacing="1" w:after="100" w:afterAutospacing="1" w:line="360" w:lineRule="atLeast"/>
    </w:pPr>
    <w:rPr>
      <w:rFonts w:ascii="open_sansregular" w:hAnsi="open_sansregular"/>
      <w:color w:val="525252"/>
      <w:sz w:val="18"/>
      <w:szCs w:val="18"/>
    </w:rPr>
  </w:style>
  <w:style w:type="paragraph" w:customStyle="1" w:styleId="views-submit-button3">
    <w:name w:val="views-submit-button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hidden2">
    <w:name w:val="hidden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how1">
    <w:name w:val="show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viewbookmark1">
    <w:name w:val="view_bookmark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item-list3">
    <w:name w:val="item-list3"/>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content1">
    <w:name w:val="content1"/>
    <w:basedOn w:val="Normal"/>
    <w:rsid w:val="00571DDF"/>
    <w:pPr>
      <w:spacing w:before="150" w:after="100" w:afterAutospacing="1" w:line="360" w:lineRule="atLeast"/>
    </w:pPr>
    <w:rPr>
      <w:rFonts w:ascii="open_sansregular" w:hAnsi="open_sansregular"/>
      <w:color w:val="525252"/>
      <w:sz w:val="18"/>
      <w:szCs w:val="18"/>
    </w:rPr>
  </w:style>
  <w:style w:type="paragraph" w:customStyle="1" w:styleId="button-container1">
    <w:name w:val="button-containe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tabledrag-handle1">
    <w:name w:val="tabledrag-handl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agencyaccordion1">
    <w:name w:val="agency_accordion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apachesolr-browse-blocks1">
    <w:name w:val="apachesolr-browse-blocks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page-title1">
    <w:name w:val="page-title1"/>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region-content1">
    <w:name w:val="region-content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2">
    <w:name w:val="region-content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3">
    <w:name w:val="region-content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4">
    <w:name w:val="region-content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5">
    <w:name w:val="region-content5"/>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6">
    <w:name w:val="region-content6"/>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region-content7">
    <w:name w:val="region-content7"/>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escription10">
    <w:name w:val="description10"/>
    <w:basedOn w:val="Normal"/>
    <w:rsid w:val="00571DDF"/>
    <w:pPr>
      <w:spacing w:before="100" w:beforeAutospacing="1" w:after="100" w:afterAutospacing="1" w:line="360" w:lineRule="atLeast"/>
    </w:pPr>
    <w:rPr>
      <w:rFonts w:ascii="open_sansregular" w:hAnsi="open_sansregular"/>
      <w:vanish/>
      <w:color w:val="525252"/>
      <w:sz w:val="18"/>
      <w:szCs w:val="18"/>
    </w:rPr>
  </w:style>
  <w:style w:type="paragraph" w:customStyle="1" w:styleId="item-list4">
    <w:name w:val="item-list4"/>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item-list5">
    <w:name w:val="item-list5"/>
    <w:basedOn w:val="Normal"/>
    <w:rsid w:val="00571DDF"/>
    <w:pPr>
      <w:shd w:val="clear" w:color="auto" w:fill="EFF4F6"/>
      <w:spacing w:before="100" w:beforeAutospacing="1" w:after="100" w:afterAutospacing="1" w:line="360" w:lineRule="atLeast"/>
    </w:pPr>
    <w:rPr>
      <w:rFonts w:ascii="open_sansregular" w:hAnsi="open_sansregular"/>
      <w:color w:val="525252"/>
      <w:sz w:val="18"/>
      <w:szCs w:val="18"/>
    </w:rPr>
  </w:style>
  <w:style w:type="paragraph" w:customStyle="1" w:styleId="field-name-body1">
    <w:name w:val="field-name-body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2">
    <w:name w:val="field-name-body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3">
    <w:name w:val="field-name-body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ield-name-body4">
    <w:name w:val="field-name-body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1">
    <w:name w:val="nested0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2">
    <w:name w:val="nested0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3">
    <w:name w:val="nested03"/>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nested04">
    <w:name w:val="nested04"/>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center-content1">
    <w:name w:val="center-content1"/>
    <w:basedOn w:val="Normal"/>
    <w:rsid w:val="00571DDF"/>
    <w:pPr>
      <w:spacing w:line="360" w:lineRule="atLeast"/>
    </w:pPr>
    <w:rPr>
      <w:rFonts w:ascii="open_sansregular" w:hAnsi="open_sansregular"/>
      <w:color w:val="525252"/>
      <w:sz w:val="18"/>
      <w:szCs w:val="18"/>
    </w:rPr>
  </w:style>
  <w:style w:type="paragraph" w:customStyle="1" w:styleId="center-content2">
    <w:name w:val="center-content2"/>
    <w:basedOn w:val="Normal"/>
    <w:rsid w:val="00571DDF"/>
    <w:pPr>
      <w:spacing w:line="360" w:lineRule="atLeast"/>
    </w:pPr>
    <w:rPr>
      <w:rFonts w:ascii="open_sansregular" w:hAnsi="open_sansregular"/>
      <w:color w:val="525252"/>
      <w:sz w:val="18"/>
      <w:szCs w:val="18"/>
    </w:rPr>
  </w:style>
  <w:style w:type="paragraph" w:customStyle="1" w:styleId="center-content3">
    <w:name w:val="center-content3"/>
    <w:basedOn w:val="Normal"/>
    <w:rsid w:val="00571DDF"/>
    <w:pPr>
      <w:spacing w:line="360" w:lineRule="atLeast"/>
    </w:pPr>
    <w:rPr>
      <w:rFonts w:ascii="open_sansregular" w:hAnsi="open_sansregular"/>
      <w:color w:val="525252"/>
      <w:sz w:val="18"/>
      <w:szCs w:val="18"/>
    </w:rPr>
  </w:style>
  <w:style w:type="paragraph" w:customStyle="1" w:styleId="center-content4">
    <w:name w:val="center-content4"/>
    <w:basedOn w:val="Normal"/>
    <w:rsid w:val="00571DDF"/>
    <w:pPr>
      <w:spacing w:line="360" w:lineRule="atLeast"/>
    </w:pPr>
    <w:rPr>
      <w:rFonts w:ascii="open_sansregular" w:hAnsi="open_sansregular"/>
      <w:color w:val="525252"/>
      <w:sz w:val="18"/>
      <w:szCs w:val="18"/>
    </w:rPr>
  </w:style>
  <w:style w:type="paragraph" w:customStyle="1" w:styleId="datatablesfilter1">
    <w:name w:val="datatables_filter1"/>
    <w:basedOn w:val="Normal"/>
    <w:rsid w:val="00571DDF"/>
    <w:pPr>
      <w:spacing w:before="225" w:after="100" w:afterAutospacing="1" w:line="360" w:lineRule="atLeast"/>
    </w:pPr>
    <w:rPr>
      <w:rFonts w:ascii="open_sansregular" w:hAnsi="open_sansregular"/>
      <w:color w:val="525252"/>
      <w:sz w:val="18"/>
      <w:szCs w:val="18"/>
    </w:rPr>
  </w:style>
  <w:style w:type="paragraph" w:customStyle="1" w:styleId="views-exposed-widget6">
    <w:name w:val="views-exposed-widget6"/>
    <w:basedOn w:val="Normal"/>
    <w:rsid w:val="00571DDF"/>
    <w:pPr>
      <w:spacing w:before="100" w:beforeAutospacing="1" w:after="100" w:afterAutospacing="1" w:line="360" w:lineRule="atLeast"/>
      <w:textAlignment w:val="center"/>
    </w:pPr>
    <w:rPr>
      <w:rFonts w:ascii="open_sansregular" w:hAnsi="open_sansregular"/>
      <w:b/>
      <w:bCs/>
      <w:color w:val="27324B"/>
      <w:sz w:val="24"/>
      <w:szCs w:val="24"/>
    </w:rPr>
  </w:style>
  <w:style w:type="paragraph" w:customStyle="1" w:styleId="views-exposed-widget7">
    <w:name w:val="views-exposed-widget7"/>
    <w:basedOn w:val="Normal"/>
    <w:rsid w:val="00571DDF"/>
    <w:pPr>
      <w:spacing w:before="100" w:beforeAutospacing="1" w:after="100" w:afterAutospacing="1" w:line="360" w:lineRule="atLeast"/>
      <w:textAlignment w:val="center"/>
    </w:pPr>
    <w:rPr>
      <w:rFonts w:ascii="open_sansregular" w:hAnsi="open_sansregular"/>
      <w:b/>
      <w:bCs/>
      <w:color w:val="27324B"/>
      <w:sz w:val="24"/>
      <w:szCs w:val="24"/>
    </w:rPr>
  </w:style>
  <w:style w:type="paragraph" w:customStyle="1" w:styleId="datatablesscrollbody1">
    <w:name w:val="datatables_scrollbody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datatablesscrollbody2">
    <w:name w:val="datatables_scrollbody2"/>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arwrapper1">
    <w:name w:val="farwrapper1"/>
    <w:basedOn w:val="Normal"/>
    <w:rsid w:val="00571DDF"/>
    <w:pPr>
      <w:spacing w:line="360" w:lineRule="atLeast"/>
    </w:pPr>
    <w:rPr>
      <w:rFonts w:ascii="open_sansregular" w:hAnsi="open_sansregular"/>
      <w:color w:val="525252"/>
      <w:sz w:val="18"/>
      <w:szCs w:val="18"/>
    </w:rPr>
  </w:style>
  <w:style w:type="paragraph" w:customStyle="1" w:styleId="gsamwrapper1">
    <w:name w:val="gsamwrapper1"/>
    <w:basedOn w:val="Normal"/>
    <w:rsid w:val="00571DDF"/>
    <w:pPr>
      <w:spacing w:line="360" w:lineRule="atLeast"/>
    </w:pPr>
    <w:rPr>
      <w:rFonts w:ascii="open_sansregular" w:hAnsi="open_sansregular"/>
      <w:color w:val="525252"/>
      <w:sz w:val="18"/>
      <w:szCs w:val="18"/>
    </w:rPr>
  </w:style>
  <w:style w:type="paragraph" w:customStyle="1" w:styleId="farwrapper2">
    <w:name w:val="farwrapper2"/>
    <w:basedOn w:val="Normal"/>
    <w:rsid w:val="00571DDF"/>
    <w:pPr>
      <w:spacing w:line="360" w:lineRule="atLeast"/>
    </w:pPr>
    <w:rPr>
      <w:rFonts w:ascii="open_sansregular" w:hAnsi="open_sansregular"/>
      <w:color w:val="525252"/>
      <w:sz w:val="18"/>
      <w:szCs w:val="18"/>
    </w:rPr>
  </w:style>
  <w:style w:type="paragraph" w:customStyle="1" w:styleId="gsamwrapper2">
    <w:name w:val="gsamwrapper2"/>
    <w:basedOn w:val="Normal"/>
    <w:rsid w:val="00571DDF"/>
    <w:pPr>
      <w:spacing w:line="360" w:lineRule="atLeast"/>
    </w:pPr>
    <w:rPr>
      <w:rFonts w:ascii="open_sansregular" w:hAnsi="open_sansregular"/>
      <w:color w:val="525252"/>
      <w:sz w:val="18"/>
      <w:szCs w:val="18"/>
    </w:rPr>
  </w:style>
  <w:style w:type="paragraph" w:customStyle="1" w:styleId="fieldset-wrapper2">
    <w:name w:val="fieldset-wrapper2"/>
    <w:basedOn w:val="Normal"/>
    <w:rsid w:val="00571DDF"/>
    <w:pPr>
      <w:spacing w:before="150" w:after="100" w:afterAutospacing="1" w:line="360" w:lineRule="atLeast"/>
    </w:pPr>
    <w:rPr>
      <w:rFonts w:ascii="open_sansregular" w:hAnsi="open_sansregular"/>
      <w:color w:val="525252"/>
      <w:sz w:val="18"/>
      <w:szCs w:val="18"/>
    </w:rPr>
  </w:style>
  <w:style w:type="paragraph" w:customStyle="1" w:styleId="form-item12">
    <w:name w:val="form-item12"/>
    <w:basedOn w:val="Normal"/>
    <w:rsid w:val="00571DDF"/>
    <w:pPr>
      <w:spacing w:line="360" w:lineRule="atLeast"/>
      <w:ind w:left="150" w:right="150"/>
    </w:pPr>
    <w:rPr>
      <w:rFonts w:ascii="open_sansregular" w:hAnsi="open_sansregular"/>
      <w:color w:val="525252"/>
      <w:sz w:val="18"/>
      <w:szCs w:val="18"/>
    </w:rPr>
  </w:style>
  <w:style w:type="paragraph" w:customStyle="1" w:styleId="widget-far1">
    <w:name w:val="widget-far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form-item13">
    <w:name w:val="form-item13"/>
    <w:basedOn w:val="Normal"/>
    <w:rsid w:val="00571DDF"/>
    <w:pPr>
      <w:spacing w:line="360" w:lineRule="atLeast"/>
      <w:ind w:left="150" w:right="150"/>
    </w:pPr>
    <w:rPr>
      <w:rFonts w:ascii="open_sansregular" w:hAnsi="open_sansregular"/>
      <w:color w:val="525252"/>
      <w:sz w:val="18"/>
      <w:szCs w:val="18"/>
    </w:rPr>
  </w:style>
  <w:style w:type="paragraph" w:customStyle="1" w:styleId="slick-list1">
    <w:name w:val="slick-list1"/>
    <w:basedOn w:val="Normal"/>
    <w:rsid w:val="00571DDF"/>
    <w:pPr>
      <w:shd w:val="clear" w:color="auto" w:fill="FFFFFF"/>
      <w:spacing w:line="360" w:lineRule="atLeast"/>
    </w:pPr>
    <w:rPr>
      <w:rFonts w:ascii="open_sansregular" w:hAnsi="open_sansregular"/>
      <w:color w:val="525252"/>
      <w:sz w:val="18"/>
      <w:szCs w:val="18"/>
    </w:rPr>
  </w:style>
  <w:style w:type="paragraph" w:customStyle="1" w:styleId="slick-slide1">
    <w:name w:val="slick-slide1"/>
    <w:basedOn w:val="Normal"/>
    <w:rsid w:val="00571DDF"/>
    <w:pPr>
      <w:spacing w:before="100" w:beforeAutospacing="1" w:after="100" w:afterAutospacing="1" w:line="360" w:lineRule="atLeast"/>
    </w:pPr>
    <w:rPr>
      <w:rFonts w:ascii="open_sansregular" w:hAnsi="open_sansregular"/>
      <w:color w:val="525252"/>
      <w:sz w:val="18"/>
      <w:szCs w:val="18"/>
    </w:rPr>
  </w:style>
  <w:style w:type="paragraph" w:customStyle="1" w:styleId="slick-slide2">
    <w:name w:val="slick-slide2"/>
    <w:basedOn w:val="Normal"/>
    <w:rsid w:val="00571DDF"/>
    <w:pPr>
      <w:spacing w:before="100" w:beforeAutospacing="1" w:after="100" w:afterAutospacing="1" w:line="360" w:lineRule="atLeast"/>
    </w:pPr>
    <w:rPr>
      <w:rFonts w:ascii="open_sansregular" w:hAnsi="open_sansregular"/>
      <w:color w:val="525252"/>
      <w:sz w:val="18"/>
      <w:szCs w:val="18"/>
    </w:rPr>
  </w:style>
  <w:style w:type="character" w:styleId="HTMLDefinition">
    <w:name w:val="HTML Definition"/>
    <w:basedOn w:val="DefaultParagraphFont"/>
    <w:uiPriority w:val="99"/>
    <w:semiHidden/>
    <w:unhideWhenUsed/>
    <w:rsid w:val="00571DDF"/>
    <w:rPr>
      <w:i/>
      <w:iCs/>
    </w:rPr>
  </w:style>
  <w:style w:type="character" w:customStyle="1" w:styleId="ext1">
    <w:name w:val="ext1"/>
    <w:basedOn w:val="DefaultParagraphFont"/>
    <w:rsid w:val="00571DDF"/>
    <w:rPr>
      <w:rFonts w:ascii="Times New Roman" w:hAnsi="Times New Roman" w:cs="Times New Roman" w:hint="default"/>
      <w:strike w:val="0"/>
      <w:dstrike w:val="0"/>
      <w:color w:val="000000"/>
      <w:u w:val="none"/>
      <w:effect w:val="none"/>
    </w:rPr>
  </w:style>
  <w:style w:type="paragraph" w:styleId="ListNumber">
    <w:name w:val="List Number"/>
    <w:basedOn w:val="Normal"/>
    <w:uiPriority w:val="99"/>
    <w:unhideWhenUsed/>
    <w:rsid w:val="004A5A40"/>
    <w:pPr>
      <w:contextualSpacing/>
    </w:pPr>
    <w:rPr>
      <w:rFonts w:asciiTheme="minorHAnsi" w:eastAsiaTheme="minorHAnsi" w:hAnsiTheme="minorHAnsi" w:cstheme="minorBidi"/>
      <w:sz w:val="24"/>
      <w:szCs w:val="24"/>
    </w:rPr>
  </w:style>
  <w:style w:type="paragraph" w:styleId="ListNumber2">
    <w:name w:val="List Number 2"/>
    <w:basedOn w:val="Normal"/>
    <w:uiPriority w:val="99"/>
    <w:unhideWhenUsed/>
    <w:rsid w:val="004A5A40"/>
    <w:pPr>
      <w:contextualSpacing/>
    </w:pPr>
    <w:rPr>
      <w:rFonts w:asciiTheme="minorHAnsi" w:eastAsiaTheme="minorHAnsi" w:hAnsiTheme="minorHAnsi" w:cstheme="minorBidi"/>
      <w:sz w:val="24"/>
      <w:szCs w:val="24"/>
    </w:rPr>
  </w:style>
  <w:style w:type="paragraph" w:styleId="ListNumber3">
    <w:name w:val="List Number 3"/>
    <w:basedOn w:val="Normal"/>
    <w:uiPriority w:val="99"/>
    <w:unhideWhenUsed/>
    <w:rsid w:val="004A5A40"/>
    <w:pPr>
      <w:contextualSpacing/>
    </w:pPr>
    <w:rPr>
      <w:rFonts w:asciiTheme="minorHAnsi" w:eastAsiaTheme="minorHAnsi" w:hAnsiTheme="minorHAnsi" w:cstheme="minorBidi"/>
      <w:sz w:val="24"/>
      <w:szCs w:val="24"/>
    </w:rPr>
  </w:style>
  <w:style w:type="paragraph" w:styleId="ListNumber4">
    <w:name w:val="List Number 4"/>
    <w:basedOn w:val="Normal"/>
    <w:uiPriority w:val="99"/>
    <w:unhideWhenUsed/>
    <w:rsid w:val="004A5A40"/>
    <w:pPr>
      <w:contextualSpacing/>
    </w:pPr>
    <w:rPr>
      <w:rFonts w:asciiTheme="minorHAnsi" w:eastAsiaTheme="minorHAnsi" w:hAnsiTheme="minorHAnsi" w:cstheme="minorBidi"/>
      <w:sz w:val="24"/>
      <w:szCs w:val="24"/>
    </w:rPr>
  </w:style>
  <w:style w:type="paragraph" w:styleId="BodyText">
    <w:name w:val="Body Text"/>
    <w:basedOn w:val="Normal"/>
    <w:link w:val="BodyTextChar"/>
    <w:uiPriority w:val="99"/>
    <w:unhideWhenUsed/>
    <w:rsid w:val="004A5A40"/>
    <w:pPr>
      <w:spacing w:after="120"/>
    </w:pPr>
    <w:rPr>
      <w:rFonts w:asciiTheme="minorHAnsi" w:eastAsiaTheme="minorHAnsi" w:hAnsiTheme="minorHAnsi" w:cstheme="minorBidi"/>
      <w:sz w:val="24"/>
      <w:szCs w:val="24"/>
    </w:rPr>
  </w:style>
  <w:style w:type="character" w:customStyle="1" w:styleId="BodyTextChar">
    <w:name w:val="Body Text Char"/>
    <w:basedOn w:val="DefaultParagraphFont"/>
    <w:link w:val="BodyText"/>
    <w:uiPriority w:val="99"/>
    <w:rsid w:val="004A5A40"/>
    <w:rPr>
      <w:sz w:val="24"/>
      <w:szCs w:val="24"/>
    </w:rPr>
  </w:style>
  <w:style w:type="numbering" w:customStyle="1" w:styleId="NoList3">
    <w:name w:val="No List3"/>
    <w:next w:val="NoList"/>
    <w:uiPriority w:val="99"/>
    <w:semiHidden/>
    <w:unhideWhenUsed/>
    <w:rsid w:val="00B42A38"/>
  </w:style>
  <w:style w:type="numbering" w:customStyle="1" w:styleId="NoList11">
    <w:name w:val="No List11"/>
    <w:next w:val="NoList"/>
    <w:uiPriority w:val="99"/>
    <w:semiHidden/>
    <w:unhideWhenUsed/>
    <w:rsid w:val="00B42A38"/>
  </w:style>
  <w:style w:type="paragraph" w:customStyle="1" w:styleId="Title20">
    <w:name w:val="Title2"/>
    <w:basedOn w:val="Normal"/>
    <w:rsid w:val="00B42A38"/>
    <w:pPr>
      <w:spacing w:before="100" w:beforeAutospacing="1" w:after="100" w:afterAutospacing="1"/>
    </w:pPr>
    <w:rPr>
      <w:sz w:val="24"/>
      <w:szCs w:val="24"/>
    </w:rPr>
  </w:style>
  <w:style w:type="paragraph" w:customStyle="1" w:styleId="p">
    <w:name w:val="p"/>
    <w:basedOn w:val="Normal"/>
    <w:rsid w:val="00B42A38"/>
    <w:pPr>
      <w:spacing w:before="100" w:beforeAutospacing="1" w:after="100" w:afterAutospacing="1"/>
    </w:pPr>
    <w:rPr>
      <w:sz w:val="24"/>
      <w:szCs w:val="24"/>
    </w:rPr>
  </w:style>
  <w:style w:type="character" w:customStyle="1" w:styleId="ph">
    <w:name w:val="ph"/>
    <w:basedOn w:val="DefaultParagraphFont"/>
    <w:rsid w:val="00B42A38"/>
  </w:style>
  <w:style w:type="paragraph" w:customStyle="1" w:styleId="runinrestart">
    <w:name w:val="runinrestart"/>
    <w:basedOn w:val="Normal"/>
    <w:rsid w:val="00B42A38"/>
    <w:pPr>
      <w:spacing w:before="100" w:beforeAutospacing="1" w:after="100" w:afterAutospacing="1"/>
    </w:pPr>
    <w:rPr>
      <w:sz w:val="24"/>
      <w:szCs w:val="24"/>
    </w:rPr>
  </w:style>
  <w:style w:type="paragraph" w:customStyle="1" w:styleId="runin">
    <w:name w:val="runin"/>
    <w:basedOn w:val="Normal"/>
    <w:rsid w:val="00B42A38"/>
    <w:pPr>
      <w:spacing w:before="100" w:beforeAutospacing="1" w:after="100" w:afterAutospacing="1"/>
    </w:pPr>
    <w:rPr>
      <w:sz w:val="24"/>
      <w:szCs w:val="24"/>
    </w:rPr>
  </w:style>
  <w:style w:type="numbering" w:customStyle="1" w:styleId="NoList4">
    <w:name w:val="No List4"/>
    <w:next w:val="NoList"/>
    <w:uiPriority w:val="99"/>
    <w:semiHidden/>
    <w:unhideWhenUsed/>
    <w:rsid w:val="00AF628C"/>
  </w:style>
  <w:style w:type="paragraph" w:customStyle="1" w:styleId="Title3">
    <w:name w:val="Title3"/>
    <w:basedOn w:val="Normal"/>
    <w:rsid w:val="00AF628C"/>
    <w:pPr>
      <w:spacing w:before="100" w:beforeAutospacing="1" w:after="100" w:afterAutospacing="1"/>
    </w:pPr>
    <w:rPr>
      <w:sz w:val="24"/>
      <w:szCs w:val="24"/>
    </w:rPr>
  </w:style>
  <w:style w:type="numbering" w:customStyle="1" w:styleId="NoList5">
    <w:name w:val="No List5"/>
    <w:next w:val="NoList"/>
    <w:uiPriority w:val="99"/>
    <w:semiHidden/>
    <w:unhideWhenUsed/>
    <w:rsid w:val="00A11C5C"/>
  </w:style>
  <w:style w:type="paragraph" w:customStyle="1" w:styleId="Title4">
    <w:name w:val="Title4"/>
    <w:basedOn w:val="Normal"/>
    <w:rsid w:val="00A11C5C"/>
    <w:pPr>
      <w:spacing w:before="100" w:beforeAutospacing="1" w:after="100" w:afterAutospacing="1"/>
    </w:pPr>
    <w:rPr>
      <w:sz w:val="24"/>
      <w:szCs w:val="24"/>
    </w:rPr>
  </w:style>
  <w:style w:type="character" w:customStyle="1" w:styleId="word-link">
    <w:name w:val="word-link"/>
    <w:basedOn w:val="DefaultParagraphFont"/>
    <w:rsid w:val="00A11C5C"/>
    <w:rPr>
      <w:color w:val="1570A6"/>
    </w:rPr>
  </w:style>
  <w:style w:type="numbering" w:customStyle="1" w:styleId="NoList6">
    <w:name w:val="No List6"/>
    <w:next w:val="NoList"/>
    <w:uiPriority w:val="99"/>
    <w:semiHidden/>
    <w:unhideWhenUsed/>
    <w:rsid w:val="004E1251"/>
  </w:style>
  <w:style w:type="paragraph" w:customStyle="1" w:styleId="Title5">
    <w:name w:val="Title5"/>
    <w:basedOn w:val="Normal"/>
    <w:rsid w:val="004E1251"/>
    <w:pPr>
      <w:spacing w:before="100" w:beforeAutospacing="1" w:after="100" w:afterAutospacing="1"/>
    </w:pPr>
    <w:rPr>
      <w:sz w:val="24"/>
      <w:szCs w:val="24"/>
    </w:rPr>
  </w:style>
  <w:style w:type="numbering" w:customStyle="1" w:styleId="NoList7">
    <w:name w:val="No List7"/>
    <w:next w:val="NoList"/>
    <w:uiPriority w:val="99"/>
    <w:semiHidden/>
    <w:unhideWhenUsed/>
    <w:rsid w:val="00B3371E"/>
  </w:style>
  <w:style w:type="paragraph" w:customStyle="1" w:styleId="Title6">
    <w:name w:val="Title6"/>
    <w:basedOn w:val="Normal"/>
    <w:rsid w:val="00B3371E"/>
    <w:pPr>
      <w:spacing w:before="100" w:beforeAutospacing="1" w:after="100" w:afterAutospacing="1"/>
    </w:pPr>
    <w:rPr>
      <w:sz w:val="24"/>
      <w:szCs w:val="24"/>
    </w:rPr>
  </w:style>
  <w:style w:type="numbering" w:customStyle="1" w:styleId="NoList8">
    <w:name w:val="No List8"/>
    <w:next w:val="NoList"/>
    <w:uiPriority w:val="99"/>
    <w:semiHidden/>
    <w:unhideWhenUsed/>
    <w:rsid w:val="00730860"/>
  </w:style>
  <w:style w:type="paragraph" w:customStyle="1" w:styleId="Title7">
    <w:name w:val="Title7"/>
    <w:basedOn w:val="Normal"/>
    <w:rsid w:val="00730860"/>
    <w:pPr>
      <w:spacing w:before="100" w:beforeAutospacing="1" w:after="100" w:afterAutospacing="1"/>
    </w:pPr>
    <w:rPr>
      <w:sz w:val="24"/>
      <w:szCs w:val="24"/>
    </w:rPr>
  </w:style>
  <w:style w:type="paragraph" w:customStyle="1" w:styleId="ui-datepicker-prev-hover">
    <w:name w:val="ui-datepicker-prev-hover"/>
    <w:basedOn w:val="Normal"/>
    <w:rsid w:val="00730860"/>
    <w:pPr>
      <w:spacing w:before="100" w:beforeAutospacing="1" w:after="100" w:afterAutospacing="1"/>
    </w:pPr>
    <w:rPr>
      <w:sz w:val="24"/>
      <w:szCs w:val="24"/>
    </w:rPr>
  </w:style>
  <w:style w:type="paragraph" w:customStyle="1" w:styleId="ui-datepicker-next-hover">
    <w:name w:val="ui-datepicker-next-hover"/>
    <w:basedOn w:val="Normal"/>
    <w:rsid w:val="00730860"/>
    <w:pPr>
      <w:spacing w:before="100" w:beforeAutospacing="1" w:after="100" w:afterAutospacing="1"/>
    </w:pPr>
    <w:rPr>
      <w:sz w:val="24"/>
      <w:szCs w:val="24"/>
    </w:rPr>
  </w:style>
  <w:style w:type="paragraph" w:customStyle="1" w:styleId="file">
    <w:name w:val="file"/>
    <w:basedOn w:val="Normal"/>
    <w:rsid w:val="00730860"/>
    <w:pPr>
      <w:spacing w:before="100" w:beforeAutospacing="1" w:after="100" w:afterAutospacing="1"/>
    </w:pPr>
    <w:rPr>
      <w:sz w:val="24"/>
      <w:szCs w:val="24"/>
    </w:rPr>
  </w:style>
  <w:style w:type="paragraph" w:customStyle="1" w:styleId="ui-icon-circle-triangle-w">
    <w:name w:val="ui-icon-circle-triangle-w"/>
    <w:basedOn w:val="Normal"/>
    <w:rsid w:val="00730860"/>
    <w:pPr>
      <w:spacing w:before="100" w:beforeAutospacing="1" w:after="100" w:afterAutospacing="1"/>
    </w:pPr>
    <w:rPr>
      <w:sz w:val="24"/>
      <w:szCs w:val="24"/>
    </w:rPr>
  </w:style>
  <w:style w:type="paragraph" w:customStyle="1" w:styleId="ui-icon-circle-triangle-e">
    <w:name w:val="ui-icon-circle-triangle-e"/>
    <w:basedOn w:val="Normal"/>
    <w:rsid w:val="00730860"/>
    <w:pPr>
      <w:spacing w:before="100" w:beforeAutospacing="1" w:after="100" w:afterAutospacing="1"/>
    </w:pPr>
    <w:rPr>
      <w:sz w:val="24"/>
      <w:szCs w:val="24"/>
    </w:rPr>
  </w:style>
  <w:style w:type="character" w:customStyle="1" w:styleId="ext2">
    <w:name w:val="ext2"/>
    <w:basedOn w:val="DefaultParagraphFont"/>
    <w:rsid w:val="00730860"/>
    <w:rPr>
      <w:strike w:val="0"/>
      <w:dstrike w:val="0"/>
      <w:vanish/>
      <w:webHidden w:val="0"/>
      <w:u w:val="none"/>
      <w:effect w:val="none"/>
      <w:specVanish w:val="0"/>
    </w:rPr>
  </w:style>
  <w:style w:type="paragraph" w:customStyle="1" w:styleId="pager2">
    <w:name w:val="pager2"/>
    <w:basedOn w:val="Normal"/>
    <w:rsid w:val="00730860"/>
    <w:pPr>
      <w:spacing w:before="100" w:beforeAutospacing="1" w:after="100" w:afterAutospacing="1"/>
    </w:pPr>
    <w:rPr>
      <w:color w:val="424C61"/>
      <w:sz w:val="24"/>
      <w:szCs w:val="24"/>
    </w:rPr>
  </w:style>
  <w:style w:type="paragraph" w:customStyle="1" w:styleId="file1">
    <w:name w:val="file1"/>
    <w:basedOn w:val="Normal"/>
    <w:rsid w:val="00730860"/>
    <w:pPr>
      <w:spacing w:before="100" w:beforeAutospacing="1" w:after="100" w:afterAutospacing="1"/>
    </w:pPr>
    <w:rPr>
      <w:sz w:val="24"/>
      <w:szCs w:val="24"/>
    </w:rPr>
  </w:style>
  <w:style w:type="paragraph" w:customStyle="1" w:styleId="file2">
    <w:name w:val="file2"/>
    <w:basedOn w:val="Normal"/>
    <w:rsid w:val="00730860"/>
    <w:pPr>
      <w:spacing w:before="100" w:beforeAutospacing="1" w:after="100" w:afterAutospacing="1"/>
    </w:pPr>
    <w:rPr>
      <w:sz w:val="24"/>
      <w:szCs w:val="24"/>
    </w:rPr>
  </w:style>
  <w:style w:type="paragraph" w:customStyle="1" w:styleId="file3">
    <w:name w:val="file3"/>
    <w:basedOn w:val="Normal"/>
    <w:rsid w:val="00730860"/>
    <w:pPr>
      <w:spacing w:before="100" w:beforeAutospacing="1" w:after="100" w:afterAutospacing="1"/>
    </w:pPr>
    <w:rPr>
      <w:sz w:val="24"/>
      <w:szCs w:val="24"/>
    </w:rPr>
  </w:style>
  <w:style w:type="paragraph" w:customStyle="1" w:styleId="ui-datepicker-prev-hover1">
    <w:name w:val="ui-datepicker-prev-hover1"/>
    <w:basedOn w:val="Normal"/>
    <w:rsid w:val="00730860"/>
    <w:pPr>
      <w:spacing w:before="100" w:beforeAutospacing="1" w:after="100" w:afterAutospacing="1"/>
    </w:pPr>
    <w:rPr>
      <w:sz w:val="24"/>
      <w:szCs w:val="24"/>
    </w:rPr>
  </w:style>
  <w:style w:type="paragraph" w:customStyle="1" w:styleId="ui-datepicker-next-hover1">
    <w:name w:val="ui-datepicker-next-hover1"/>
    <w:basedOn w:val="Normal"/>
    <w:rsid w:val="00730860"/>
    <w:pPr>
      <w:spacing w:before="100" w:beforeAutospacing="1" w:after="100" w:afterAutospacing="1"/>
    </w:pPr>
    <w:rPr>
      <w:sz w:val="24"/>
      <w:szCs w:val="24"/>
    </w:rPr>
  </w:style>
  <w:style w:type="paragraph" w:customStyle="1" w:styleId="ui-icon-circle-triangle-w1">
    <w:name w:val="ui-icon-circle-triangle-w1"/>
    <w:basedOn w:val="Normal"/>
    <w:rsid w:val="00730860"/>
    <w:pPr>
      <w:spacing w:before="100" w:beforeAutospacing="1" w:after="100" w:afterAutospacing="1"/>
    </w:pPr>
    <w:rPr>
      <w:sz w:val="24"/>
      <w:szCs w:val="24"/>
    </w:rPr>
  </w:style>
  <w:style w:type="paragraph" w:customStyle="1" w:styleId="ui-icon-circle-triangle-e1">
    <w:name w:val="ui-icon-circle-triangle-e1"/>
    <w:basedOn w:val="Normal"/>
    <w:rsid w:val="00730860"/>
    <w:pPr>
      <w:spacing w:before="100" w:beforeAutospacing="1" w:after="100" w:afterAutospacing="1"/>
    </w:pPr>
    <w:rPr>
      <w:sz w:val="24"/>
      <w:szCs w:val="24"/>
    </w:rPr>
  </w:style>
  <w:style w:type="numbering" w:customStyle="1" w:styleId="NoList9">
    <w:name w:val="No List9"/>
    <w:next w:val="NoList"/>
    <w:uiPriority w:val="99"/>
    <w:semiHidden/>
    <w:unhideWhenUsed/>
    <w:rsid w:val="001009B6"/>
  </w:style>
  <w:style w:type="paragraph" w:customStyle="1" w:styleId="Title8">
    <w:name w:val="Title8"/>
    <w:basedOn w:val="Normal"/>
    <w:rsid w:val="001009B6"/>
    <w:pPr>
      <w:spacing w:before="100" w:beforeAutospacing="1" w:after="100" w:afterAutospacing="1"/>
    </w:pPr>
    <w:rPr>
      <w:sz w:val="24"/>
      <w:szCs w:val="24"/>
    </w:rPr>
  </w:style>
  <w:style w:type="numbering" w:customStyle="1" w:styleId="NoList10">
    <w:name w:val="No List10"/>
    <w:next w:val="NoList"/>
    <w:uiPriority w:val="99"/>
    <w:semiHidden/>
    <w:unhideWhenUsed/>
    <w:rsid w:val="00844B18"/>
  </w:style>
  <w:style w:type="paragraph" w:customStyle="1" w:styleId="Title9">
    <w:name w:val="Title9"/>
    <w:basedOn w:val="Normal"/>
    <w:rsid w:val="00844B18"/>
    <w:pPr>
      <w:spacing w:before="100" w:beforeAutospacing="1" w:after="100" w:afterAutospacing="1"/>
    </w:pPr>
    <w:rPr>
      <w:sz w:val="24"/>
      <w:szCs w:val="24"/>
    </w:rPr>
  </w:style>
  <w:style w:type="numbering" w:customStyle="1" w:styleId="NoList12">
    <w:name w:val="No List12"/>
    <w:next w:val="NoList"/>
    <w:uiPriority w:val="99"/>
    <w:semiHidden/>
    <w:unhideWhenUsed/>
    <w:rsid w:val="000A2251"/>
  </w:style>
  <w:style w:type="paragraph" w:customStyle="1" w:styleId="Title100">
    <w:name w:val="Title10"/>
    <w:basedOn w:val="Normal"/>
    <w:rsid w:val="000A2251"/>
    <w:pPr>
      <w:spacing w:before="100" w:beforeAutospacing="1" w:after="100" w:afterAutospacing="1"/>
    </w:pPr>
    <w:rPr>
      <w:sz w:val="24"/>
      <w:szCs w:val="24"/>
    </w:rPr>
  </w:style>
  <w:style w:type="numbering" w:customStyle="1" w:styleId="NoList13">
    <w:name w:val="No List13"/>
    <w:next w:val="NoList"/>
    <w:uiPriority w:val="99"/>
    <w:semiHidden/>
    <w:unhideWhenUsed/>
    <w:rsid w:val="0094714D"/>
  </w:style>
  <w:style w:type="paragraph" w:customStyle="1" w:styleId="Title11">
    <w:name w:val="Title11"/>
    <w:basedOn w:val="Normal"/>
    <w:rsid w:val="0094714D"/>
    <w:pPr>
      <w:spacing w:before="100" w:beforeAutospacing="1" w:after="100" w:afterAutospacing="1"/>
    </w:pPr>
    <w:rPr>
      <w:sz w:val="24"/>
      <w:szCs w:val="24"/>
    </w:rPr>
  </w:style>
  <w:style w:type="paragraph" w:customStyle="1" w:styleId="tooltipster-box">
    <w:name w:val="tooltipster-box"/>
    <w:basedOn w:val="Normal"/>
    <w:rsid w:val="0094714D"/>
    <w:pPr>
      <w:spacing w:before="100" w:beforeAutospacing="1" w:after="100" w:afterAutospacing="1"/>
    </w:pPr>
    <w:rPr>
      <w:sz w:val="24"/>
      <w:szCs w:val="24"/>
    </w:rPr>
  </w:style>
  <w:style w:type="paragraph" w:customStyle="1" w:styleId="tooltipster-content">
    <w:name w:val="tooltipster-content"/>
    <w:basedOn w:val="Normal"/>
    <w:rsid w:val="0094714D"/>
    <w:pPr>
      <w:spacing w:before="100" w:beforeAutospacing="1" w:after="100" w:afterAutospacing="1"/>
    </w:pPr>
    <w:rPr>
      <w:sz w:val="24"/>
      <w:szCs w:val="24"/>
    </w:rPr>
  </w:style>
  <w:style w:type="paragraph" w:customStyle="1" w:styleId="tooltipster-arrow-background">
    <w:name w:val="tooltipster-arrow-background"/>
    <w:basedOn w:val="Normal"/>
    <w:rsid w:val="0094714D"/>
    <w:pPr>
      <w:spacing w:before="100" w:beforeAutospacing="1" w:after="100" w:afterAutospacing="1"/>
    </w:pPr>
    <w:rPr>
      <w:sz w:val="24"/>
      <w:szCs w:val="24"/>
    </w:rPr>
  </w:style>
  <w:style w:type="paragraph" w:customStyle="1" w:styleId="tooltipster-arrow-border">
    <w:name w:val="tooltipster-arrow-border"/>
    <w:basedOn w:val="Normal"/>
    <w:rsid w:val="0094714D"/>
    <w:pPr>
      <w:spacing w:before="100" w:beforeAutospacing="1" w:after="100" w:afterAutospacing="1"/>
    </w:pPr>
    <w:rPr>
      <w:sz w:val="24"/>
      <w:szCs w:val="24"/>
    </w:rPr>
  </w:style>
  <w:style w:type="paragraph" w:customStyle="1" w:styleId="tooltipster-box1">
    <w:name w:val="tooltipster-box1"/>
    <w:basedOn w:val="Normal"/>
    <w:rsid w:val="0094714D"/>
    <w:pPr>
      <w:pBdr>
        <w:top w:val="single" w:sz="12" w:space="0" w:color="000000"/>
        <w:left w:val="single" w:sz="12" w:space="0" w:color="000000"/>
        <w:bottom w:val="single" w:sz="12" w:space="0" w:color="000000"/>
        <w:right w:val="single" w:sz="12" w:space="0" w:color="000000"/>
      </w:pBdr>
      <w:shd w:val="clear" w:color="auto" w:fill="565656"/>
      <w:spacing w:before="100" w:beforeAutospacing="1" w:after="100" w:afterAutospacing="1"/>
    </w:pPr>
    <w:rPr>
      <w:sz w:val="24"/>
      <w:szCs w:val="24"/>
    </w:rPr>
  </w:style>
  <w:style w:type="paragraph" w:customStyle="1" w:styleId="tooltipster-content1">
    <w:name w:val="tooltipster-content1"/>
    <w:basedOn w:val="Normal"/>
    <w:rsid w:val="0094714D"/>
    <w:pPr>
      <w:spacing w:before="100" w:beforeAutospacing="1" w:after="100" w:afterAutospacing="1" w:line="270" w:lineRule="atLeast"/>
    </w:pPr>
    <w:rPr>
      <w:color w:val="FFFFFF"/>
      <w:sz w:val="24"/>
      <w:szCs w:val="24"/>
    </w:rPr>
  </w:style>
  <w:style w:type="paragraph" w:customStyle="1" w:styleId="tooltipster-arrow-background1">
    <w:name w:val="tooltipster-arrow-background1"/>
    <w:basedOn w:val="Normal"/>
    <w:rsid w:val="0094714D"/>
    <w:pPr>
      <w:spacing w:before="100" w:beforeAutospacing="1" w:after="100" w:afterAutospacing="1"/>
    </w:pPr>
    <w:rPr>
      <w:sz w:val="24"/>
      <w:szCs w:val="24"/>
    </w:rPr>
  </w:style>
  <w:style w:type="paragraph" w:customStyle="1" w:styleId="tooltipster-arrow-border1">
    <w:name w:val="tooltipster-arrow-border1"/>
    <w:basedOn w:val="Normal"/>
    <w:rsid w:val="0094714D"/>
    <w:pPr>
      <w:spacing w:before="100" w:beforeAutospacing="1" w:after="100" w:afterAutospacing="1"/>
    </w:pPr>
    <w:rPr>
      <w:sz w:val="24"/>
      <w:szCs w:val="24"/>
    </w:rPr>
  </w:style>
  <w:style w:type="numbering" w:customStyle="1" w:styleId="NoList14">
    <w:name w:val="No List14"/>
    <w:next w:val="NoList"/>
    <w:uiPriority w:val="99"/>
    <w:semiHidden/>
    <w:unhideWhenUsed/>
    <w:rsid w:val="009663FB"/>
  </w:style>
  <w:style w:type="character" w:styleId="HTMLCite">
    <w:name w:val="HTML Cite"/>
    <w:basedOn w:val="DefaultParagraphFont"/>
    <w:uiPriority w:val="99"/>
    <w:semiHidden/>
    <w:unhideWhenUsed/>
    <w:rsid w:val="009663FB"/>
    <w:rPr>
      <w:i/>
      <w:iCs/>
    </w:rPr>
  </w:style>
  <w:style w:type="numbering" w:customStyle="1" w:styleId="NoList15">
    <w:name w:val="No List15"/>
    <w:next w:val="NoList"/>
    <w:uiPriority w:val="99"/>
    <w:semiHidden/>
    <w:unhideWhenUsed/>
    <w:rsid w:val="00E94C82"/>
  </w:style>
  <w:style w:type="numbering" w:customStyle="1" w:styleId="NoList16">
    <w:name w:val="No List16"/>
    <w:next w:val="NoList"/>
    <w:uiPriority w:val="99"/>
    <w:semiHidden/>
    <w:unhideWhenUsed/>
    <w:rsid w:val="00BC1EEB"/>
  </w:style>
  <w:style w:type="paragraph" w:customStyle="1" w:styleId="dfars0">
    <w:name w:val="dfars"/>
    <w:basedOn w:val="Normal"/>
    <w:rsid w:val="009517A8"/>
    <w:pPr>
      <w:spacing w:before="100" w:beforeAutospacing="1" w:after="100" w:afterAutospacing="1"/>
    </w:pPr>
    <w:rPr>
      <w:sz w:val="24"/>
      <w:szCs w:val="24"/>
    </w:rPr>
  </w:style>
  <w:style w:type="paragraph" w:customStyle="1" w:styleId="listl3">
    <w:name w:val="listl3"/>
    <w:basedOn w:val="Normal"/>
    <w:rsid w:val="00B83974"/>
    <w:pPr>
      <w:spacing w:before="100" w:beforeAutospacing="1" w:after="100" w:afterAutospacing="1"/>
    </w:pPr>
    <w:rPr>
      <w:sz w:val="24"/>
      <w:szCs w:val="24"/>
    </w:rPr>
  </w:style>
  <w:style w:type="paragraph" w:customStyle="1" w:styleId="runinchild">
    <w:name w:val="runinchild"/>
    <w:basedOn w:val="Normal"/>
    <w:rsid w:val="00B83974"/>
    <w:pPr>
      <w:spacing w:before="100" w:beforeAutospacing="1" w:after="100" w:afterAutospacing="1"/>
    </w:pPr>
    <w:rPr>
      <w:sz w:val="24"/>
      <w:szCs w:val="24"/>
    </w:rPr>
  </w:style>
  <w:style w:type="paragraph" w:customStyle="1" w:styleId="listl4">
    <w:name w:val="listl4"/>
    <w:basedOn w:val="Normal"/>
    <w:rsid w:val="00B83974"/>
    <w:pPr>
      <w:spacing w:before="100" w:beforeAutospacing="1" w:after="100" w:afterAutospacing="1"/>
    </w:pPr>
    <w:rPr>
      <w:sz w:val="24"/>
      <w:szCs w:val="24"/>
    </w:rPr>
  </w:style>
  <w:style w:type="numbering" w:customStyle="1" w:styleId="NoList17">
    <w:name w:val="No List17"/>
    <w:next w:val="NoList"/>
    <w:uiPriority w:val="99"/>
    <w:semiHidden/>
    <w:unhideWhenUsed/>
    <w:rsid w:val="00840891"/>
  </w:style>
  <w:style w:type="paragraph" w:customStyle="1" w:styleId="listl1">
    <w:name w:val="listl1"/>
    <w:basedOn w:val="Normal"/>
    <w:rsid w:val="00840891"/>
    <w:pPr>
      <w:spacing w:before="100" w:beforeAutospacing="1" w:after="100" w:afterAutospacing="1"/>
    </w:pPr>
    <w:rPr>
      <w:sz w:val="24"/>
      <w:szCs w:val="24"/>
    </w:rPr>
  </w:style>
  <w:style w:type="paragraph" w:customStyle="1" w:styleId="listl2">
    <w:name w:val="listl2"/>
    <w:basedOn w:val="Normal"/>
    <w:rsid w:val="00840891"/>
    <w:pPr>
      <w:spacing w:before="100" w:beforeAutospacing="1" w:after="100" w:afterAutospacing="1"/>
    </w:pPr>
    <w:rPr>
      <w:sz w:val="24"/>
      <w:szCs w:val="24"/>
    </w:rPr>
  </w:style>
  <w:style w:type="character" w:customStyle="1" w:styleId="DFARSChar">
    <w:name w:val="DFARS Char"/>
    <w:link w:val="DFARS"/>
    <w:rsid w:val="00020CF0"/>
    <w:rPr>
      <w:rFonts w:ascii="Century Schoolbook" w:eastAsia="Times New Roman" w:hAnsi="Century Schoolbook" w:cs="Times New Roman"/>
      <w:spacing w:val="-5"/>
      <w:kern w:val="20"/>
      <w:sz w:val="24"/>
      <w:szCs w:val="20"/>
    </w:rPr>
  </w:style>
  <w:style w:type="character" w:customStyle="1" w:styleId="UnresolvedMention">
    <w:name w:val="Unresolved Mention"/>
    <w:basedOn w:val="DefaultParagraphFont"/>
    <w:uiPriority w:val="99"/>
    <w:semiHidden/>
    <w:unhideWhenUsed/>
    <w:rsid w:val="00BB52CF"/>
    <w:rPr>
      <w:color w:val="605E5C"/>
      <w:shd w:val="clear" w:color="auto" w:fill="E1DFDD"/>
    </w:rPr>
  </w:style>
  <w:style w:type="paragraph" w:customStyle="1" w:styleId="paragraph">
    <w:name w:val="paragraph"/>
    <w:basedOn w:val="Normal"/>
    <w:rsid w:val="00543FF2"/>
    <w:pPr>
      <w:spacing w:before="100" w:beforeAutospacing="1" w:after="100" w:afterAutospacing="1"/>
    </w:pPr>
    <w:rPr>
      <w:sz w:val="24"/>
      <w:szCs w:val="24"/>
    </w:rPr>
  </w:style>
  <w:style w:type="character" w:customStyle="1" w:styleId="normaltextrun">
    <w:name w:val="normaltextrun"/>
    <w:basedOn w:val="DefaultParagraphFont"/>
    <w:rsid w:val="00543FF2"/>
  </w:style>
  <w:style w:type="character" w:customStyle="1" w:styleId="eop">
    <w:name w:val="eop"/>
    <w:basedOn w:val="DefaultParagraphFont"/>
    <w:rsid w:val="00543FF2"/>
  </w:style>
  <w:style w:type="numbering" w:customStyle="1" w:styleId="NoList18">
    <w:name w:val="No List18"/>
    <w:next w:val="NoList"/>
    <w:uiPriority w:val="99"/>
    <w:semiHidden/>
    <w:unhideWhenUsed/>
    <w:rsid w:val="00077642"/>
  </w:style>
  <w:style w:type="numbering" w:customStyle="1" w:styleId="NoList19">
    <w:name w:val="No List19"/>
    <w:next w:val="NoList"/>
    <w:uiPriority w:val="99"/>
    <w:semiHidden/>
    <w:unhideWhenUsed/>
    <w:rsid w:val="00BA1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64136">
      <w:bodyDiv w:val="1"/>
      <w:marLeft w:val="0"/>
      <w:marRight w:val="0"/>
      <w:marTop w:val="0"/>
      <w:marBottom w:val="0"/>
      <w:divBdr>
        <w:top w:val="none" w:sz="0" w:space="0" w:color="auto"/>
        <w:left w:val="none" w:sz="0" w:space="0" w:color="auto"/>
        <w:bottom w:val="none" w:sz="0" w:space="0" w:color="auto"/>
        <w:right w:val="none" w:sz="0" w:space="0" w:color="auto"/>
      </w:divBdr>
    </w:div>
    <w:div w:id="19551113">
      <w:bodyDiv w:val="1"/>
      <w:marLeft w:val="0"/>
      <w:marRight w:val="0"/>
      <w:marTop w:val="0"/>
      <w:marBottom w:val="0"/>
      <w:divBdr>
        <w:top w:val="none" w:sz="0" w:space="0" w:color="auto"/>
        <w:left w:val="none" w:sz="0" w:space="0" w:color="auto"/>
        <w:bottom w:val="none" w:sz="0" w:space="0" w:color="auto"/>
        <w:right w:val="none" w:sz="0" w:space="0" w:color="auto"/>
      </w:divBdr>
    </w:div>
    <w:div w:id="44986184">
      <w:bodyDiv w:val="1"/>
      <w:marLeft w:val="0"/>
      <w:marRight w:val="0"/>
      <w:marTop w:val="0"/>
      <w:marBottom w:val="0"/>
      <w:divBdr>
        <w:top w:val="none" w:sz="0" w:space="0" w:color="auto"/>
        <w:left w:val="none" w:sz="0" w:space="0" w:color="auto"/>
        <w:bottom w:val="none" w:sz="0" w:space="0" w:color="auto"/>
        <w:right w:val="none" w:sz="0" w:space="0" w:color="auto"/>
      </w:divBdr>
    </w:div>
    <w:div w:id="85418470">
      <w:bodyDiv w:val="1"/>
      <w:marLeft w:val="0"/>
      <w:marRight w:val="0"/>
      <w:marTop w:val="0"/>
      <w:marBottom w:val="0"/>
      <w:divBdr>
        <w:top w:val="none" w:sz="0" w:space="0" w:color="auto"/>
        <w:left w:val="none" w:sz="0" w:space="0" w:color="auto"/>
        <w:bottom w:val="none" w:sz="0" w:space="0" w:color="auto"/>
        <w:right w:val="none" w:sz="0" w:space="0" w:color="auto"/>
      </w:divBdr>
    </w:div>
    <w:div w:id="90051326">
      <w:bodyDiv w:val="1"/>
      <w:marLeft w:val="0"/>
      <w:marRight w:val="0"/>
      <w:marTop w:val="0"/>
      <w:marBottom w:val="0"/>
      <w:divBdr>
        <w:top w:val="none" w:sz="0" w:space="0" w:color="auto"/>
        <w:left w:val="none" w:sz="0" w:space="0" w:color="auto"/>
        <w:bottom w:val="none" w:sz="0" w:space="0" w:color="auto"/>
        <w:right w:val="none" w:sz="0" w:space="0" w:color="auto"/>
      </w:divBdr>
    </w:div>
    <w:div w:id="146021508">
      <w:bodyDiv w:val="1"/>
      <w:marLeft w:val="0"/>
      <w:marRight w:val="0"/>
      <w:marTop w:val="0"/>
      <w:marBottom w:val="0"/>
      <w:divBdr>
        <w:top w:val="none" w:sz="0" w:space="0" w:color="auto"/>
        <w:left w:val="none" w:sz="0" w:space="0" w:color="auto"/>
        <w:bottom w:val="none" w:sz="0" w:space="0" w:color="auto"/>
        <w:right w:val="none" w:sz="0" w:space="0" w:color="auto"/>
      </w:divBdr>
      <w:divsChild>
        <w:div w:id="634138534">
          <w:marLeft w:val="0"/>
          <w:marRight w:val="0"/>
          <w:marTop w:val="0"/>
          <w:marBottom w:val="0"/>
          <w:divBdr>
            <w:top w:val="none" w:sz="0" w:space="0" w:color="auto"/>
            <w:left w:val="none" w:sz="0" w:space="0" w:color="auto"/>
            <w:bottom w:val="none" w:sz="0" w:space="0" w:color="auto"/>
            <w:right w:val="none" w:sz="0" w:space="0" w:color="auto"/>
          </w:divBdr>
        </w:div>
      </w:divsChild>
    </w:div>
    <w:div w:id="161552949">
      <w:bodyDiv w:val="1"/>
      <w:marLeft w:val="0"/>
      <w:marRight w:val="0"/>
      <w:marTop w:val="0"/>
      <w:marBottom w:val="0"/>
      <w:divBdr>
        <w:top w:val="none" w:sz="0" w:space="0" w:color="auto"/>
        <w:left w:val="none" w:sz="0" w:space="0" w:color="auto"/>
        <w:bottom w:val="none" w:sz="0" w:space="0" w:color="auto"/>
        <w:right w:val="none" w:sz="0" w:space="0" w:color="auto"/>
      </w:divBdr>
    </w:div>
    <w:div w:id="168059396">
      <w:bodyDiv w:val="1"/>
      <w:marLeft w:val="0"/>
      <w:marRight w:val="0"/>
      <w:marTop w:val="0"/>
      <w:marBottom w:val="0"/>
      <w:divBdr>
        <w:top w:val="none" w:sz="0" w:space="0" w:color="auto"/>
        <w:left w:val="none" w:sz="0" w:space="0" w:color="auto"/>
        <w:bottom w:val="none" w:sz="0" w:space="0" w:color="auto"/>
        <w:right w:val="none" w:sz="0" w:space="0" w:color="auto"/>
      </w:divBdr>
    </w:div>
    <w:div w:id="240915160">
      <w:bodyDiv w:val="1"/>
      <w:marLeft w:val="0"/>
      <w:marRight w:val="0"/>
      <w:marTop w:val="0"/>
      <w:marBottom w:val="0"/>
      <w:divBdr>
        <w:top w:val="none" w:sz="0" w:space="0" w:color="auto"/>
        <w:left w:val="none" w:sz="0" w:space="0" w:color="auto"/>
        <w:bottom w:val="none" w:sz="0" w:space="0" w:color="auto"/>
        <w:right w:val="none" w:sz="0" w:space="0" w:color="auto"/>
      </w:divBdr>
    </w:div>
    <w:div w:id="247547699">
      <w:bodyDiv w:val="1"/>
      <w:marLeft w:val="0"/>
      <w:marRight w:val="0"/>
      <w:marTop w:val="0"/>
      <w:marBottom w:val="0"/>
      <w:divBdr>
        <w:top w:val="none" w:sz="0" w:space="0" w:color="auto"/>
        <w:left w:val="none" w:sz="0" w:space="0" w:color="auto"/>
        <w:bottom w:val="none" w:sz="0" w:space="0" w:color="auto"/>
        <w:right w:val="none" w:sz="0" w:space="0" w:color="auto"/>
      </w:divBdr>
    </w:div>
    <w:div w:id="272523372">
      <w:bodyDiv w:val="1"/>
      <w:marLeft w:val="0"/>
      <w:marRight w:val="0"/>
      <w:marTop w:val="0"/>
      <w:marBottom w:val="0"/>
      <w:divBdr>
        <w:top w:val="none" w:sz="0" w:space="0" w:color="auto"/>
        <w:left w:val="none" w:sz="0" w:space="0" w:color="auto"/>
        <w:bottom w:val="none" w:sz="0" w:space="0" w:color="auto"/>
        <w:right w:val="none" w:sz="0" w:space="0" w:color="auto"/>
      </w:divBdr>
    </w:div>
    <w:div w:id="300157178">
      <w:bodyDiv w:val="1"/>
      <w:marLeft w:val="0"/>
      <w:marRight w:val="0"/>
      <w:marTop w:val="0"/>
      <w:marBottom w:val="0"/>
      <w:divBdr>
        <w:top w:val="none" w:sz="0" w:space="0" w:color="auto"/>
        <w:left w:val="none" w:sz="0" w:space="0" w:color="auto"/>
        <w:bottom w:val="none" w:sz="0" w:space="0" w:color="auto"/>
        <w:right w:val="none" w:sz="0" w:space="0" w:color="auto"/>
      </w:divBdr>
      <w:divsChild>
        <w:div w:id="94447923">
          <w:marLeft w:val="0"/>
          <w:marRight w:val="0"/>
          <w:marTop w:val="0"/>
          <w:marBottom w:val="0"/>
          <w:divBdr>
            <w:top w:val="none" w:sz="0" w:space="0" w:color="auto"/>
            <w:left w:val="none" w:sz="0" w:space="0" w:color="auto"/>
            <w:bottom w:val="none" w:sz="0" w:space="0" w:color="auto"/>
            <w:right w:val="none" w:sz="0" w:space="0" w:color="auto"/>
          </w:divBdr>
          <w:divsChild>
            <w:div w:id="289283347">
              <w:marLeft w:val="0"/>
              <w:marRight w:val="0"/>
              <w:marTop w:val="0"/>
              <w:marBottom w:val="0"/>
              <w:divBdr>
                <w:top w:val="single" w:sz="24" w:space="30" w:color="EFF4F6"/>
                <w:left w:val="none" w:sz="0" w:space="0" w:color="auto"/>
                <w:bottom w:val="none" w:sz="0" w:space="0" w:color="auto"/>
                <w:right w:val="none" w:sz="0" w:space="0" w:color="auto"/>
              </w:divBdr>
              <w:divsChild>
                <w:div w:id="1188133984">
                  <w:marLeft w:val="0"/>
                  <w:marRight w:val="0"/>
                  <w:marTop w:val="0"/>
                  <w:marBottom w:val="0"/>
                  <w:divBdr>
                    <w:top w:val="none" w:sz="0" w:space="0" w:color="auto"/>
                    <w:left w:val="none" w:sz="0" w:space="0" w:color="auto"/>
                    <w:bottom w:val="none" w:sz="0" w:space="0" w:color="auto"/>
                    <w:right w:val="none" w:sz="0" w:space="0" w:color="auto"/>
                  </w:divBdr>
                  <w:divsChild>
                    <w:div w:id="1001734350">
                      <w:marLeft w:val="0"/>
                      <w:marRight w:val="0"/>
                      <w:marTop w:val="0"/>
                      <w:marBottom w:val="0"/>
                      <w:divBdr>
                        <w:top w:val="none" w:sz="0" w:space="0" w:color="auto"/>
                        <w:left w:val="none" w:sz="0" w:space="0" w:color="auto"/>
                        <w:bottom w:val="none" w:sz="0" w:space="0" w:color="auto"/>
                        <w:right w:val="none" w:sz="0" w:space="0" w:color="auto"/>
                      </w:divBdr>
                      <w:divsChild>
                        <w:div w:id="987787016">
                          <w:marLeft w:val="0"/>
                          <w:marRight w:val="0"/>
                          <w:marTop w:val="0"/>
                          <w:marBottom w:val="0"/>
                          <w:divBdr>
                            <w:top w:val="none" w:sz="0" w:space="0" w:color="auto"/>
                            <w:left w:val="none" w:sz="0" w:space="0" w:color="auto"/>
                            <w:bottom w:val="none" w:sz="0" w:space="0" w:color="auto"/>
                            <w:right w:val="none" w:sz="0" w:space="0" w:color="auto"/>
                          </w:divBdr>
                          <w:divsChild>
                            <w:div w:id="1353603723">
                              <w:marLeft w:val="0"/>
                              <w:marRight w:val="0"/>
                              <w:marTop w:val="0"/>
                              <w:marBottom w:val="0"/>
                              <w:divBdr>
                                <w:top w:val="none" w:sz="0" w:space="0" w:color="auto"/>
                                <w:left w:val="none" w:sz="0" w:space="0" w:color="auto"/>
                                <w:bottom w:val="none" w:sz="0" w:space="0" w:color="auto"/>
                                <w:right w:val="none" w:sz="0" w:space="0" w:color="auto"/>
                              </w:divBdr>
                              <w:divsChild>
                                <w:div w:id="1150446288">
                                  <w:marLeft w:val="0"/>
                                  <w:marRight w:val="0"/>
                                  <w:marTop w:val="0"/>
                                  <w:marBottom w:val="0"/>
                                  <w:divBdr>
                                    <w:top w:val="none" w:sz="0" w:space="0" w:color="auto"/>
                                    <w:left w:val="none" w:sz="0" w:space="0" w:color="auto"/>
                                    <w:bottom w:val="none" w:sz="0" w:space="0" w:color="auto"/>
                                    <w:right w:val="none" w:sz="0" w:space="0" w:color="auto"/>
                                  </w:divBdr>
                                  <w:divsChild>
                                    <w:div w:id="1407344171">
                                      <w:marLeft w:val="0"/>
                                      <w:marRight w:val="0"/>
                                      <w:marTop w:val="0"/>
                                      <w:marBottom w:val="0"/>
                                      <w:divBdr>
                                        <w:top w:val="none" w:sz="0" w:space="0" w:color="auto"/>
                                        <w:left w:val="none" w:sz="0" w:space="0" w:color="auto"/>
                                        <w:bottom w:val="none" w:sz="0" w:space="0" w:color="auto"/>
                                        <w:right w:val="none" w:sz="0" w:space="0" w:color="auto"/>
                                      </w:divBdr>
                                      <w:divsChild>
                                        <w:div w:id="526527727">
                                          <w:marLeft w:val="0"/>
                                          <w:marRight w:val="0"/>
                                          <w:marTop w:val="0"/>
                                          <w:marBottom w:val="0"/>
                                          <w:divBdr>
                                            <w:top w:val="none" w:sz="0" w:space="0" w:color="auto"/>
                                            <w:left w:val="none" w:sz="0" w:space="0" w:color="auto"/>
                                            <w:bottom w:val="none" w:sz="0" w:space="0" w:color="auto"/>
                                            <w:right w:val="none" w:sz="0" w:space="0" w:color="auto"/>
                                          </w:divBdr>
                                          <w:divsChild>
                                            <w:div w:id="2106075753">
                                              <w:marLeft w:val="0"/>
                                              <w:marRight w:val="0"/>
                                              <w:marTop w:val="0"/>
                                              <w:marBottom w:val="0"/>
                                              <w:divBdr>
                                                <w:top w:val="none" w:sz="0" w:space="0" w:color="auto"/>
                                                <w:left w:val="none" w:sz="0" w:space="0" w:color="auto"/>
                                                <w:bottom w:val="none" w:sz="0" w:space="0" w:color="auto"/>
                                                <w:right w:val="none" w:sz="0" w:space="0" w:color="auto"/>
                                              </w:divBdr>
                                              <w:divsChild>
                                                <w:div w:id="1045983914">
                                                  <w:marLeft w:val="0"/>
                                                  <w:marRight w:val="0"/>
                                                  <w:marTop w:val="0"/>
                                                  <w:marBottom w:val="0"/>
                                                  <w:divBdr>
                                                    <w:top w:val="none" w:sz="0" w:space="0" w:color="auto"/>
                                                    <w:left w:val="none" w:sz="0" w:space="0" w:color="auto"/>
                                                    <w:bottom w:val="none" w:sz="0" w:space="0" w:color="auto"/>
                                                    <w:right w:val="none" w:sz="0" w:space="0" w:color="auto"/>
                                                  </w:divBdr>
                                                  <w:divsChild>
                                                    <w:div w:id="357434877">
                                                      <w:marLeft w:val="0"/>
                                                      <w:marRight w:val="0"/>
                                                      <w:marTop w:val="0"/>
                                                      <w:marBottom w:val="0"/>
                                                      <w:divBdr>
                                                        <w:top w:val="none" w:sz="0" w:space="0" w:color="auto"/>
                                                        <w:left w:val="none" w:sz="0" w:space="0" w:color="auto"/>
                                                        <w:bottom w:val="none" w:sz="0" w:space="0" w:color="auto"/>
                                                        <w:right w:val="none" w:sz="0" w:space="0" w:color="auto"/>
                                                      </w:divBdr>
                                                      <w:divsChild>
                                                        <w:div w:id="2609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7536906">
      <w:bodyDiv w:val="1"/>
      <w:marLeft w:val="0"/>
      <w:marRight w:val="0"/>
      <w:marTop w:val="0"/>
      <w:marBottom w:val="0"/>
      <w:divBdr>
        <w:top w:val="none" w:sz="0" w:space="0" w:color="auto"/>
        <w:left w:val="none" w:sz="0" w:space="0" w:color="auto"/>
        <w:bottom w:val="none" w:sz="0" w:space="0" w:color="auto"/>
        <w:right w:val="none" w:sz="0" w:space="0" w:color="auto"/>
      </w:divBdr>
    </w:div>
    <w:div w:id="341783602">
      <w:bodyDiv w:val="1"/>
      <w:marLeft w:val="0"/>
      <w:marRight w:val="0"/>
      <w:marTop w:val="0"/>
      <w:marBottom w:val="0"/>
      <w:divBdr>
        <w:top w:val="none" w:sz="0" w:space="0" w:color="auto"/>
        <w:left w:val="none" w:sz="0" w:space="0" w:color="auto"/>
        <w:bottom w:val="none" w:sz="0" w:space="0" w:color="auto"/>
        <w:right w:val="none" w:sz="0" w:space="0" w:color="auto"/>
      </w:divBdr>
      <w:divsChild>
        <w:div w:id="47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233589">
      <w:bodyDiv w:val="1"/>
      <w:marLeft w:val="0"/>
      <w:marRight w:val="0"/>
      <w:marTop w:val="0"/>
      <w:marBottom w:val="0"/>
      <w:divBdr>
        <w:top w:val="none" w:sz="0" w:space="0" w:color="auto"/>
        <w:left w:val="none" w:sz="0" w:space="0" w:color="auto"/>
        <w:bottom w:val="none" w:sz="0" w:space="0" w:color="auto"/>
        <w:right w:val="none" w:sz="0" w:space="0" w:color="auto"/>
      </w:divBdr>
    </w:div>
    <w:div w:id="395856027">
      <w:bodyDiv w:val="1"/>
      <w:marLeft w:val="0"/>
      <w:marRight w:val="0"/>
      <w:marTop w:val="0"/>
      <w:marBottom w:val="0"/>
      <w:divBdr>
        <w:top w:val="none" w:sz="0" w:space="0" w:color="auto"/>
        <w:left w:val="none" w:sz="0" w:space="0" w:color="auto"/>
        <w:bottom w:val="none" w:sz="0" w:space="0" w:color="auto"/>
        <w:right w:val="none" w:sz="0" w:space="0" w:color="auto"/>
      </w:divBdr>
      <w:divsChild>
        <w:div w:id="837304562">
          <w:marLeft w:val="0"/>
          <w:marRight w:val="0"/>
          <w:marTop w:val="0"/>
          <w:marBottom w:val="0"/>
          <w:divBdr>
            <w:top w:val="none" w:sz="0" w:space="0" w:color="auto"/>
            <w:left w:val="none" w:sz="0" w:space="0" w:color="auto"/>
            <w:bottom w:val="none" w:sz="0" w:space="0" w:color="auto"/>
            <w:right w:val="none" w:sz="0" w:space="0" w:color="auto"/>
          </w:divBdr>
          <w:divsChild>
            <w:div w:id="534118408">
              <w:marLeft w:val="0"/>
              <w:marRight w:val="0"/>
              <w:marTop w:val="0"/>
              <w:marBottom w:val="0"/>
              <w:divBdr>
                <w:top w:val="none" w:sz="0" w:space="0" w:color="auto"/>
                <w:left w:val="none" w:sz="0" w:space="0" w:color="auto"/>
                <w:bottom w:val="none" w:sz="0" w:space="0" w:color="auto"/>
                <w:right w:val="none" w:sz="0" w:space="0" w:color="auto"/>
              </w:divBdr>
              <w:divsChild>
                <w:div w:id="1878548094">
                  <w:marLeft w:val="0"/>
                  <w:marRight w:val="0"/>
                  <w:marTop w:val="0"/>
                  <w:marBottom w:val="0"/>
                  <w:divBdr>
                    <w:top w:val="none" w:sz="0" w:space="0" w:color="auto"/>
                    <w:left w:val="none" w:sz="0" w:space="0" w:color="auto"/>
                    <w:bottom w:val="none" w:sz="0" w:space="0" w:color="auto"/>
                    <w:right w:val="none" w:sz="0" w:space="0" w:color="auto"/>
                  </w:divBdr>
                  <w:divsChild>
                    <w:div w:id="2075202317">
                      <w:marLeft w:val="0"/>
                      <w:marRight w:val="0"/>
                      <w:marTop w:val="0"/>
                      <w:marBottom w:val="0"/>
                      <w:divBdr>
                        <w:top w:val="none" w:sz="0" w:space="0" w:color="auto"/>
                        <w:left w:val="none" w:sz="0" w:space="0" w:color="auto"/>
                        <w:bottom w:val="none" w:sz="0" w:space="0" w:color="auto"/>
                        <w:right w:val="none" w:sz="0" w:space="0" w:color="auto"/>
                      </w:divBdr>
                      <w:divsChild>
                        <w:div w:id="793135279">
                          <w:marLeft w:val="0"/>
                          <w:marRight w:val="0"/>
                          <w:marTop w:val="0"/>
                          <w:marBottom w:val="0"/>
                          <w:divBdr>
                            <w:top w:val="none" w:sz="0" w:space="0" w:color="auto"/>
                            <w:left w:val="none" w:sz="0" w:space="0" w:color="auto"/>
                            <w:bottom w:val="none" w:sz="0" w:space="0" w:color="auto"/>
                            <w:right w:val="none" w:sz="0" w:space="0" w:color="auto"/>
                          </w:divBdr>
                          <w:divsChild>
                            <w:div w:id="66802795">
                              <w:marLeft w:val="0"/>
                              <w:marRight w:val="0"/>
                              <w:marTop w:val="0"/>
                              <w:marBottom w:val="0"/>
                              <w:divBdr>
                                <w:top w:val="none" w:sz="0" w:space="0" w:color="auto"/>
                                <w:left w:val="none" w:sz="0" w:space="0" w:color="auto"/>
                                <w:bottom w:val="none" w:sz="0" w:space="0" w:color="auto"/>
                                <w:right w:val="none" w:sz="0" w:space="0" w:color="auto"/>
                              </w:divBdr>
                              <w:divsChild>
                                <w:div w:id="328869751">
                                  <w:marLeft w:val="0"/>
                                  <w:marRight w:val="0"/>
                                  <w:marTop w:val="0"/>
                                  <w:marBottom w:val="0"/>
                                  <w:divBdr>
                                    <w:top w:val="none" w:sz="0" w:space="0" w:color="auto"/>
                                    <w:left w:val="none" w:sz="0" w:space="0" w:color="auto"/>
                                    <w:bottom w:val="none" w:sz="0" w:space="0" w:color="auto"/>
                                    <w:right w:val="none" w:sz="0" w:space="0" w:color="auto"/>
                                  </w:divBdr>
                                  <w:divsChild>
                                    <w:div w:id="997418949">
                                      <w:marLeft w:val="0"/>
                                      <w:marRight w:val="0"/>
                                      <w:marTop w:val="0"/>
                                      <w:marBottom w:val="0"/>
                                      <w:divBdr>
                                        <w:top w:val="none" w:sz="0" w:space="0" w:color="auto"/>
                                        <w:left w:val="none" w:sz="0" w:space="0" w:color="auto"/>
                                        <w:bottom w:val="none" w:sz="0" w:space="0" w:color="auto"/>
                                        <w:right w:val="none" w:sz="0" w:space="0" w:color="auto"/>
                                      </w:divBdr>
                                      <w:divsChild>
                                        <w:div w:id="1546065389">
                                          <w:marLeft w:val="0"/>
                                          <w:marRight w:val="0"/>
                                          <w:marTop w:val="0"/>
                                          <w:marBottom w:val="0"/>
                                          <w:divBdr>
                                            <w:top w:val="none" w:sz="0" w:space="0" w:color="auto"/>
                                            <w:left w:val="none" w:sz="0" w:space="0" w:color="auto"/>
                                            <w:bottom w:val="none" w:sz="0" w:space="0" w:color="auto"/>
                                            <w:right w:val="none" w:sz="0" w:space="0" w:color="auto"/>
                                          </w:divBdr>
                                          <w:divsChild>
                                            <w:div w:id="1527982329">
                                              <w:marLeft w:val="0"/>
                                              <w:marRight w:val="0"/>
                                              <w:marTop w:val="0"/>
                                              <w:marBottom w:val="0"/>
                                              <w:divBdr>
                                                <w:top w:val="none" w:sz="0" w:space="0" w:color="auto"/>
                                                <w:left w:val="none" w:sz="0" w:space="0" w:color="auto"/>
                                                <w:bottom w:val="none" w:sz="0" w:space="0" w:color="auto"/>
                                                <w:right w:val="none" w:sz="0" w:space="0" w:color="auto"/>
                                              </w:divBdr>
                                              <w:divsChild>
                                                <w:div w:id="199241827">
                                                  <w:marLeft w:val="0"/>
                                                  <w:marRight w:val="0"/>
                                                  <w:marTop w:val="0"/>
                                                  <w:marBottom w:val="0"/>
                                                  <w:divBdr>
                                                    <w:top w:val="none" w:sz="0" w:space="0" w:color="auto"/>
                                                    <w:left w:val="none" w:sz="0" w:space="0" w:color="auto"/>
                                                    <w:bottom w:val="none" w:sz="0" w:space="0" w:color="auto"/>
                                                    <w:right w:val="none" w:sz="0" w:space="0" w:color="auto"/>
                                                  </w:divBdr>
                                                  <w:divsChild>
                                                    <w:div w:id="1511797991">
                                                      <w:marLeft w:val="0"/>
                                                      <w:marRight w:val="0"/>
                                                      <w:marTop w:val="0"/>
                                                      <w:marBottom w:val="0"/>
                                                      <w:divBdr>
                                                        <w:top w:val="none" w:sz="0" w:space="0" w:color="auto"/>
                                                        <w:left w:val="none" w:sz="0" w:space="0" w:color="auto"/>
                                                        <w:bottom w:val="none" w:sz="0" w:space="0" w:color="auto"/>
                                                        <w:right w:val="none" w:sz="0" w:space="0" w:color="auto"/>
                                                      </w:divBdr>
                                                      <w:divsChild>
                                                        <w:div w:id="178663466">
                                                          <w:marLeft w:val="0"/>
                                                          <w:marRight w:val="0"/>
                                                          <w:marTop w:val="0"/>
                                                          <w:marBottom w:val="0"/>
                                                          <w:divBdr>
                                                            <w:top w:val="none" w:sz="0" w:space="0" w:color="auto"/>
                                                            <w:left w:val="none" w:sz="0" w:space="0" w:color="auto"/>
                                                            <w:bottom w:val="none" w:sz="0" w:space="0" w:color="auto"/>
                                                            <w:right w:val="none" w:sz="0" w:space="0" w:color="auto"/>
                                                          </w:divBdr>
                                                          <w:divsChild>
                                                            <w:div w:id="11715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9930643">
      <w:bodyDiv w:val="1"/>
      <w:marLeft w:val="0"/>
      <w:marRight w:val="0"/>
      <w:marTop w:val="0"/>
      <w:marBottom w:val="0"/>
      <w:divBdr>
        <w:top w:val="none" w:sz="0" w:space="0" w:color="auto"/>
        <w:left w:val="none" w:sz="0" w:space="0" w:color="auto"/>
        <w:bottom w:val="none" w:sz="0" w:space="0" w:color="auto"/>
        <w:right w:val="none" w:sz="0" w:space="0" w:color="auto"/>
      </w:divBdr>
    </w:div>
    <w:div w:id="451290438">
      <w:bodyDiv w:val="1"/>
      <w:marLeft w:val="0"/>
      <w:marRight w:val="0"/>
      <w:marTop w:val="0"/>
      <w:marBottom w:val="0"/>
      <w:divBdr>
        <w:top w:val="none" w:sz="0" w:space="0" w:color="auto"/>
        <w:left w:val="none" w:sz="0" w:space="0" w:color="auto"/>
        <w:bottom w:val="none" w:sz="0" w:space="0" w:color="auto"/>
        <w:right w:val="none" w:sz="0" w:space="0" w:color="auto"/>
      </w:divBdr>
    </w:div>
    <w:div w:id="517307510">
      <w:bodyDiv w:val="1"/>
      <w:marLeft w:val="0"/>
      <w:marRight w:val="0"/>
      <w:marTop w:val="0"/>
      <w:marBottom w:val="0"/>
      <w:divBdr>
        <w:top w:val="none" w:sz="0" w:space="0" w:color="auto"/>
        <w:left w:val="none" w:sz="0" w:space="0" w:color="auto"/>
        <w:bottom w:val="none" w:sz="0" w:space="0" w:color="auto"/>
        <w:right w:val="none" w:sz="0" w:space="0" w:color="auto"/>
      </w:divBdr>
    </w:div>
    <w:div w:id="536817593">
      <w:bodyDiv w:val="1"/>
      <w:marLeft w:val="0"/>
      <w:marRight w:val="0"/>
      <w:marTop w:val="0"/>
      <w:marBottom w:val="0"/>
      <w:divBdr>
        <w:top w:val="none" w:sz="0" w:space="0" w:color="auto"/>
        <w:left w:val="none" w:sz="0" w:space="0" w:color="auto"/>
        <w:bottom w:val="none" w:sz="0" w:space="0" w:color="auto"/>
        <w:right w:val="none" w:sz="0" w:space="0" w:color="auto"/>
      </w:divBdr>
    </w:div>
    <w:div w:id="551775370">
      <w:bodyDiv w:val="1"/>
      <w:marLeft w:val="0"/>
      <w:marRight w:val="0"/>
      <w:marTop w:val="0"/>
      <w:marBottom w:val="0"/>
      <w:divBdr>
        <w:top w:val="none" w:sz="0" w:space="0" w:color="auto"/>
        <w:left w:val="none" w:sz="0" w:space="0" w:color="auto"/>
        <w:bottom w:val="none" w:sz="0" w:space="0" w:color="auto"/>
        <w:right w:val="none" w:sz="0" w:space="0" w:color="auto"/>
      </w:divBdr>
    </w:div>
    <w:div w:id="561984780">
      <w:bodyDiv w:val="1"/>
      <w:marLeft w:val="0"/>
      <w:marRight w:val="0"/>
      <w:marTop w:val="0"/>
      <w:marBottom w:val="0"/>
      <w:divBdr>
        <w:top w:val="none" w:sz="0" w:space="0" w:color="auto"/>
        <w:left w:val="none" w:sz="0" w:space="0" w:color="auto"/>
        <w:bottom w:val="none" w:sz="0" w:space="0" w:color="auto"/>
        <w:right w:val="none" w:sz="0" w:space="0" w:color="auto"/>
      </w:divBdr>
      <w:divsChild>
        <w:div w:id="51738897">
          <w:marLeft w:val="0"/>
          <w:marRight w:val="0"/>
          <w:marTop w:val="0"/>
          <w:marBottom w:val="0"/>
          <w:divBdr>
            <w:top w:val="none" w:sz="0" w:space="0" w:color="auto"/>
            <w:left w:val="none" w:sz="0" w:space="0" w:color="auto"/>
            <w:bottom w:val="none" w:sz="0" w:space="0" w:color="auto"/>
            <w:right w:val="none" w:sz="0" w:space="0" w:color="auto"/>
          </w:divBdr>
          <w:divsChild>
            <w:div w:id="252982472">
              <w:marLeft w:val="0"/>
              <w:marRight w:val="0"/>
              <w:marTop w:val="0"/>
              <w:marBottom w:val="0"/>
              <w:divBdr>
                <w:top w:val="none" w:sz="0" w:space="0" w:color="auto"/>
                <w:left w:val="none" w:sz="0" w:space="0" w:color="auto"/>
                <w:bottom w:val="none" w:sz="0" w:space="0" w:color="auto"/>
                <w:right w:val="none" w:sz="0" w:space="0" w:color="auto"/>
              </w:divBdr>
              <w:divsChild>
                <w:div w:id="1955165846">
                  <w:marLeft w:val="0"/>
                  <w:marRight w:val="0"/>
                  <w:marTop w:val="0"/>
                  <w:marBottom w:val="0"/>
                  <w:divBdr>
                    <w:top w:val="none" w:sz="0" w:space="0" w:color="auto"/>
                    <w:left w:val="none" w:sz="0" w:space="0" w:color="auto"/>
                    <w:bottom w:val="none" w:sz="0" w:space="0" w:color="auto"/>
                    <w:right w:val="none" w:sz="0" w:space="0" w:color="auto"/>
                  </w:divBdr>
                  <w:divsChild>
                    <w:div w:id="1469322855">
                      <w:marLeft w:val="0"/>
                      <w:marRight w:val="0"/>
                      <w:marTop w:val="0"/>
                      <w:marBottom w:val="0"/>
                      <w:divBdr>
                        <w:top w:val="none" w:sz="0" w:space="0" w:color="auto"/>
                        <w:left w:val="none" w:sz="0" w:space="0" w:color="auto"/>
                        <w:bottom w:val="none" w:sz="0" w:space="0" w:color="auto"/>
                        <w:right w:val="none" w:sz="0" w:space="0" w:color="auto"/>
                      </w:divBdr>
                      <w:divsChild>
                        <w:div w:id="1554460728">
                          <w:marLeft w:val="0"/>
                          <w:marRight w:val="0"/>
                          <w:marTop w:val="0"/>
                          <w:marBottom w:val="0"/>
                          <w:divBdr>
                            <w:top w:val="none" w:sz="0" w:space="0" w:color="auto"/>
                            <w:left w:val="none" w:sz="0" w:space="0" w:color="auto"/>
                            <w:bottom w:val="none" w:sz="0" w:space="0" w:color="auto"/>
                            <w:right w:val="none" w:sz="0" w:space="0" w:color="auto"/>
                          </w:divBdr>
                          <w:divsChild>
                            <w:div w:id="734275345">
                              <w:marLeft w:val="0"/>
                              <w:marRight w:val="0"/>
                              <w:marTop w:val="0"/>
                              <w:marBottom w:val="0"/>
                              <w:divBdr>
                                <w:top w:val="none" w:sz="0" w:space="0" w:color="auto"/>
                                <w:left w:val="none" w:sz="0" w:space="0" w:color="auto"/>
                                <w:bottom w:val="none" w:sz="0" w:space="0" w:color="auto"/>
                                <w:right w:val="none" w:sz="0" w:space="0" w:color="auto"/>
                              </w:divBdr>
                              <w:divsChild>
                                <w:div w:id="168377756">
                                  <w:marLeft w:val="0"/>
                                  <w:marRight w:val="0"/>
                                  <w:marTop w:val="0"/>
                                  <w:marBottom w:val="0"/>
                                  <w:divBdr>
                                    <w:top w:val="none" w:sz="0" w:space="0" w:color="auto"/>
                                    <w:left w:val="none" w:sz="0" w:space="0" w:color="auto"/>
                                    <w:bottom w:val="none" w:sz="0" w:space="0" w:color="auto"/>
                                    <w:right w:val="none" w:sz="0" w:space="0" w:color="auto"/>
                                  </w:divBdr>
                                  <w:divsChild>
                                    <w:div w:id="1810318391">
                                      <w:marLeft w:val="0"/>
                                      <w:marRight w:val="0"/>
                                      <w:marTop w:val="0"/>
                                      <w:marBottom w:val="0"/>
                                      <w:divBdr>
                                        <w:top w:val="none" w:sz="0" w:space="0" w:color="auto"/>
                                        <w:left w:val="none" w:sz="0" w:space="0" w:color="auto"/>
                                        <w:bottom w:val="none" w:sz="0" w:space="0" w:color="auto"/>
                                        <w:right w:val="none" w:sz="0" w:space="0" w:color="auto"/>
                                      </w:divBdr>
                                      <w:divsChild>
                                        <w:div w:id="982077608">
                                          <w:marLeft w:val="0"/>
                                          <w:marRight w:val="0"/>
                                          <w:marTop w:val="0"/>
                                          <w:marBottom w:val="0"/>
                                          <w:divBdr>
                                            <w:top w:val="none" w:sz="0" w:space="0" w:color="auto"/>
                                            <w:left w:val="none" w:sz="0" w:space="0" w:color="auto"/>
                                            <w:bottom w:val="none" w:sz="0" w:space="0" w:color="auto"/>
                                            <w:right w:val="none" w:sz="0" w:space="0" w:color="auto"/>
                                          </w:divBdr>
                                          <w:divsChild>
                                            <w:div w:id="2001885859">
                                              <w:marLeft w:val="0"/>
                                              <w:marRight w:val="0"/>
                                              <w:marTop w:val="0"/>
                                              <w:marBottom w:val="0"/>
                                              <w:divBdr>
                                                <w:top w:val="none" w:sz="0" w:space="0" w:color="auto"/>
                                                <w:left w:val="none" w:sz="0" w:space="0" w:color="auto"/>
                                                <w:bottom w:val="none" w:sz="0" w:space="0" w:color="auto"/>
                                                <w:right w:val="none" w:sz="0" w:space="0" w:color="auto"/>
                                              </w:divBdr>
                                              <w:divsChild>
                                                <w:div w:id="381288554">
                                                  <w:marLeft w:val="0"/>
                                                  <w:marRight w:val="0"/>
                                                  <w:marTop w:val="0"/>
                                                  <w:marBottom w:val="0"/>
                                                  <w:divBdr>
                                                    <w:top w:val="none" w:sz="0" w:space="0" w:color="auto"/>
                                                    <w:left w:val="none" w:sz="0" w:space="0" w:color="auto"/>
                                                    <w:bottom w:val="none" w:sz="0" w:space="0" w:color="auto"/>
                                                    <w:right w:val="none" w:sz="0" w:space="0" w:color="auto"/>
                                                  </w:divBdr>
                                                  <w:divsChild>
                                                    <w:div w:id="1068503902">
                                                      <w:marLeft w:val="0"/>
                                                      <w:marRight w:val="0"/>
                                                      <w:marTop w:val="0"/>
                                                      <w:marBottom w:val="0"/>
                                                      <w:divBdr>
                                                        <w:top w:val="none" w:sz="0" w:space="0" w:color="auto"/>
                                                        <w:left w:val="none" w:sz="0" w:space="0" w:color="auto"/>
                                                        <w:bottom w:val="none" w:sz="0" w:space="0" w:color="auto"/>
                                                        <w:right w:val="none" w:sz="0" w:space="0" w:color="auto"/>
                                                      </w:divBdr>
                                                      <w:divsChild>
                                                        <w:div w:id="1366830321">
                                                          <w:marLeft w:val="0"/>
                                                          <w:marRight w:val="0"/>
                                                          <w:marTop w:val="0"/>
                                                          <w:marBottom w:val="0"/>
                                                          <w:divBdr>
                                                            <w:top w:val="none" w:sz="0" w:space="0" w:color="auto"/>
                                                            <w:left w:val="none" w:sz="0" w:space="0" w:color="auto"/>
                                                            <w:bottom w:val="none" w:sz="0" w:space="0" w:color="auto"/>
                                                            <w:right w:val="none" w:sz="0" w:space="0" w:color="auto"/>
                                                          </w:divBdr>
                                                          <w:divsChild>
                                                            <w:div w:id="9047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3466059">
      <w:bodyDiv w:val="1"/>
      <w:marLeft w:val="0"/>
      <w:marRight w:val="0"/>
      <w:marTop w:val="0"/>
      <w:marBottom w:val="0"/>
      <w:divBdr>
        <w:top w:val="none" w:sz="0" w:space="0" w:color="auto"/>
        <w:left w:val="none" w:sz="0" w:space="0" w:color="auto"/>
        <w:bottom w:val="none" w:sz="0" w:space="0" w:color="auto"/>
        <w:right w:val="none" w:sz="0" w:space="0" w:color="auto"/>
      </w:divBdr>
      <w:divsChild>
        <w:div w:id="2022583777">
          <w:marLeft w:val="0"/>
          <w:marRight w:val="0"/>
          <w:marTop w:val="0"/>
          <w:marBottom w:val="0"/>
          <w:divBdr>
            <w:top w:val="none" w:sz="0" w:space="0" w:color="auto"/>
            <w:left w:val="none" w:sz="0" w:space="0" w:color="auto"/>
            <w:bottom w:val="none" w:sz="0" w:space="0" w:color="auto"/>
            <w:right w:val="none" w:sz="0" w:space="0" w:color="auto"/>
          </w:divBdr>
          <w:divsChild>
            <w:div w:id="1534734886">
              <w:marLeft w:val="0"/>
              <w:marRight w:val="0"/>
              <w:marTop w:val="0"/>
              <w:marBottom w:val="0"/>
              <w:divBdr>
                <w:top w:val="none" w:sz="0" w:space="0" w:color="auto"/>
                <w:left w:val="none" w:sz="0" w:space="0" w:color="auto"/>
                <w:bottom w:val="none" w:sz="0" w:space="0" w:color="auto"/>
                <w:right w:val="none" w:sz="0" w:space="0" w:color="auto"/>
              </w:divBdr>
              <w:divsChild>
                <w:div w:id="889731205">
                  <w:marLeft w:val="0"/>
                  <w:marRight w:val="0"/>
                  <w:marTop w:val="0"/>
                  <w:marBottom w:val="0"/>
                  <w:divBdr>
                    <w:top w:val="none" w:sz="0" w:space="0" w:color="auto"/>
                    <w:left w:val="none" w:sz="0" w:space="0" w:color="auto"/>
                    <w:bottom w:val="none" w:sz="0" w:space="0" w:color="auto"/>
                    <w:right w:val="none" w:sz="0" w:space="0" w:color="auto"/>
                  </w:divBdr>
                  <w:divsChild>
                    <w:div w:id="1014720877">
                      <w:marLeft w:val="0"/>
                      <w:marRight w:val="0"/>
                      <w:marTop w:val="0"/>
                      <w:marBottom w:val="0"/>
                      <w:divBdr>
                        <w:top w:val="none" w:sz="0" w:space="0" w:color="auto"/>
                        <w:left w:val="none" w:sz="0" w:space="0" w:color="auto"/>
                        <w:bottom w:val="none" w:sz="0" w:space="0" w:color="auto"/>
                        <w:right w:val="none" w:sz="0" w:space="0" w:color="auto"/>
                      </w:divBdr>
                      <w:divsChild>
                        <w:div w:id="1526095893">
                          <w:marLeft w:val="0"/>
                          <w:marRight w:val="0"/>
                          <w:marTop w:val="0"/>
                          <w:marBottom w:val="0"/>
                          <w:divBdr>
                            <w:top w:val="none" w:sz="0" w:space="0" w:color="auto"/>
                            <w:left w:val="none" w:sz="0" w:space="0" w:color="auto"/>
                            <w:bottom w:val="none" w:sz="0" w:space="0" w:color="auto"/>
                            <w:right w:val="none" w:sz="0" w:space="0" w:color="auto"/>
                          </w:divBdr>
                          <w:divsChild>
                            <w:div w:id="1510291165">
                              <w:marLeft w:val="0"/>
                              <w:marRight w:val="0"/>
                              <w:marTop w:val="0"/>
                              <w:marBottom w:val="0"/>
                              <w:divBdr>
                                <w:top w:val="none" w:sz="0" w:space="0" w:color="auto"/>
                                <w:left w:val="none" w:sz="0" w:space="0" w:color="auto"/>
                                <w:bottom w:val="none" w:sz="0" w:space="0" w:color="auto"/>
                                <w:right w:val="none" w:sz="0" w:space="0" w:color="auto"/>
                              </w:divBdr>
                              <w:divsChild>
                                <w:div w:id="2115593649">
                                  <w:marLeft w:val="0"/>
                                  <w:marRight w:val="0"/>
                                  <w:marTop w:val="0"/>
                                  <w:marBottom w:val="0"/>
                                  <w:divBdr>
                                    <w:top w:val="none" w:sz="0" w:space="0" w:color="auto"/>
                                    <w:left w:val="none" w:sz="0" w:space="0" w:color="auto"/>
                                    <w:bottom w:val="none" w:sz="0" w:space="0" w:color="auto"/>
                                    <w:right w:val="none" w:sz="0" w:space="0" w:color="auto"/>
                                  </w:divBdr>
                                  <w:divsChild>
                                    <w:div w:id="2133747596">
                                      <w:marLeft w:val="0"/>
                                      <w:marRight w:val="0"/>
                                      <w:marTop w:val="0"/>
                                      <w:marBottom w:val="0"/>
                                      <w:divBdr>
                                        <w:top w:val="none" w:sz="0" w:space="0" w:color="auto"/>
                                        <w:left w:val="none" w:sz="0" w:space="0" w:color="auto"/>
                                        <w:bottom w:val="none" w:sz="0" w:space="0" w:color="auto"/>
                                        <w:right w:val="none" w:sz="0" w:space="0" w:color="auto"/>
                                      </w:divBdr>
                                      <w:divsChild>
                                        <w:div w:id="2066679338">
                                          <w:marLeft w:val="0"/>
                                          <w:marRight w:val="0"/>
                                          <w:marTop w:val="0"/>
                                          <w:marBottom w:val="0"/>
                                          <w:divBdr>
                                            <w:top w:val="none" w:sz="0" w:space="0" w:color="auto"/>
                                            <w:left w:val="none" w:sz="0" w:space="0" w:color="auto"/>
                                            <w:bottom w:val="none" w:sz="0" w:space="0" w:color="auto"/>
                                            <w:right w:val="none" w:sz="0" w:space="0" w:color="auto"/>
                                          </w:divBdr>
                                          <w:divsChild>
                                            <w:div w:id="1133132784">
                                              <w:marLeft w:val="0"/>
                                              <w:marRight w:val="0"/>
                                              <w:marTop w:val="0"/>
                                              <w:marBottom w:val="0"/>
                                              <w:divBdr>
                                                <w:top w:val="none" w:sz="0" w:space="0" w:color="auto"/>
                                                <w:left w:val="none" w:sz="0" w:space="0" w:color="auto"/>
                                                <w:bottom w:val="none" w:sz="0" w:space="0" w:color="auto"/>
                                                <w:right w:val="none" w:sz="0" w:space="0" w:color="auto"/>
                                              </w:divBdr>
                                              <w:divsChild>
                                                <w:div w:id="836960845">
                                                  <w:marLeft w:val="0"/>
                                                  <w:marRight w:val="0"/>
                                                  <w:marTop w:val="0"/>
                                                  <w:marBottom w:val="0"/>
                                                  <w:divBdr>
                                                    <w:top w:val="none" w:sz="0" w:space="0" w:color="auto"/>
                                                    <w:left w:val="none" w:sz="0" w:space="0" w:color="auto"/>
                                                    <w:bottom w:val="none" w:sz="0" w:space="0" w:color="auto"/>
                                                    <w:right w:val="none" w:sz="0" w:space="0" w:color="auto"/>
                                                  </w:divBdr>
                                                  <w:divsChild>
                                                    <w:div w:id="671839692">
                                                      <w:marLeft w:val="0"/>
                                                      <w:marRight w:val="0"/>
                                                      <w:marTop w:val="0"/>
                                                      <w:marBottom w:val="0"/>
                                                      <w:divBdr>
                                                        <w:top w:val="none" w:sz="0" w:space="0" w:color="auto"/>
                                                        <w:left w:val="none" w:sz="0" w:space="0" w:color="auto"/>
                                                        <w:bottom w:val="none" w:sz="0" w:space="0" w:color="auto"/>
                                                        <w:right w:val="none" w:sz="0" w:space="0" w:color="auto"/>
                                                      </w:divBdr>
                                                      <w:divsChild>
                                                        <w:div w:id="928733438">
                                                          <w:marLeft w:val="0"/>
                                                          <w:marRight w:val="0"/>
                                                          <w:marTop w:val="0"/>
                                                          <w:marBottom w:val="0"/>
                                                          <w:divBdr>
                                                            <w:top w:val="none" w:sz="0" w:space="0" w:color="auto"/>
                                                            <w:left w:val="none" w:sz="0" w:space="0" w:color="auto"/>
                                                            <w:bottom w:val="none" w:sz="0" w:space="0" w:color="auto"/>
                                                            <w:right w:val="none" w:sz="0" w:space="0" w:color="auto"/>
                                                          </w:divBdr>
                                                          <w:divsChild>
                                                            <w:div w:id="3259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3470935">
      <w:bodyDiv w:val="1"/>
      <w:marLeft w:val="0"/>
      <w:marRight w:val="0"/>
      <w:marTop w:val="0"/>
      <w:marBottom w:val="0"/>
      <w:divBdr>
        <w:top w:val="none" w:sz="0" w:space="0" w:color="auto"/>
        <w:left w:val="none" w:sz="0" w:space="0" w:color="auto"/>
        <w:bottom w:val="none" w:sz="0" w:space="0" w:color="auto"/>
        <w:right w:val="none" w:sz="0" w:space="0" w:color="auto"/>
      </w:divBdr>
    </w:div>
    <w:div w:id="602617638">
      <w:bodyDiv w:val="1"/>
      <w:marLeft w:val="0"/>
      <w:marRight w:val="0"/>
      <w:marTop w:val="0"/>
      <w:marBottom w:val="0"/>
      <w:divBdr>
        <w:top w:val="none" w:sz="0" w:space="0" w:color="auto"/>
        <w:left w:val="none" w:sz="0" w:space="0" w:color="auto"/>
        <w:bottom w:val="none" w:sz="0" w:space="0" w:color="auto"/>
        <w:right w:val="none" w:sz="0" w:space="0" w:color="auto"/>
      </w:divBdr>
    </w:div>
    <w:div w:id="609750113">
      <w:bodyDiv w:val="1"/>
      <w:marLeft w:val="0"/>
      <w:marRight w:val="0"/>
      <w:marTop w:val="0"/>
      <w:marBottom w:val="0"/>
      <w:divBdr>
        <w:top w:val="none" w:sz="0" w:space="0" w:color="auto"/>
        <w:left w:val="none" w:sz="0" w:space="0" w:color="auto"/>
        <w:bottom w:val="none" w:sz="0" w:space="0" w:color="auto"/>
        <w:right w:val="none" w:sz="0" w:space="0" w:color="auto"/>
      </w:divBdr>
    </w:div>
    <w:div w:id="619730073">
      <w:bodyDiv w:val="1"/>
      <w:marLeft w:val="0"/>
      <w:marRight w:val="0"/>
      <w:marTop w:val="0"/>
      <w:marBottom w:val="0"/>
      <w:divBdr>
        <w:top w:val="none" w:sz="0" w:space="0" w:color="auto"/>
        <w:left w:val="none" w:sz="0" w:space="0" w:color="auto"/>
        <w:bottom w:val="none" w:sz="0" w:space="0" w:color="auto"/>
        <w:right w:val="none" w:sz="0" w:space="0" w:color="auto"/>
      </w:divBdr>
    </w:div>
    <w:div w:id="621377932">
      <w:bodyDiv w:val="1"/>
      <w:marLeft w:val="0"/>
      <w:marRight w:val="0"/>
      <w:marTop w:val="0"/>
      <w:marBottom w:val="0"/>
      <w:divBdr>
        <w:top w:val="none" w:sz="0" w:space="0" w:color="auto"/>
        <w:left w:val="none" w:sz="0" w:space="0" w:color="auto"/>
        <w:bottom w:val="none" w:sz="0" w:space="0" w:color="auto"/>
        <w:right w:val="none" w:sz="0" w:space="0" w:color="auto"/>
      </w:divBdr>
    </w:div>
    <w:div w:id="623462764">
      <w:bodyDiv w:val="1"/>
      <w:marLeft w:val="0"/>
      <w:marRight w:val="0"/>
      <w:marTop w:val="0"/>
      <w:marBottom w:val="0"/>
      <w:divBdr>
        <w:top w:val="none" w:sz="0" w:space="0" w:color="auto"/>
        <w:left w:val="none" w:sz="0" w:space="0" w:color="auto"/>
        <w:bottom w:val="none" w:sz="0" w:space="0" w:color="auto"/>
        <w:right w:val="none" w:sz="0" w:space="0" w:color="auto"/>
      </w:divBdr>
    </w:div>
    <w:div w:id="637952418">
      <w:bodyDiv w:val="1"/>
      <w:marLeft w:val="0"/>
      <w:marRight w:val="0"/>
      <w:marTop w:val="0"/>
      <w:marBottom w:val="0"/>
      <w:divBdr>
        <w:top w:val="none" w:sz="0" w:space="0" w:color="auto"/>
        <w:left w:val="none" w:sz="0" w:space="0" w:color="auto"/>
        <w:bottom w:val="none" w:sz="0" w:space="0" w:color="auto"/>
        <w:right w:val="none" w:sz="0" w:space="0" w:color="auto"/>
      </w:divBdr>
    </w:div>
    <w:div w:id="698698531">
      <w:bodyDiv w:val="1"/>
      <w:marLeft w:val="0"/>
      <w:marRight w:val="0"/>
      <w:marTop w:val="0"/>
      <w:marBottom w:val="0"/>
      <w:divBdr>
        <w:top w:val="none" w:sz="0" w:space="0" w:color="auto"/>
        <w:left w:val="none" w:sz="0" w:space="0" w:color="auto"/>
        <w:bottom w:val="none" w:sz="0" w:space="0" w:color="auto"/>
        <w:right w:val="none" w:sz="0" w:space="0" w:color="auto"/>
      </w:divBdr>
      <w:divsChild>
        <w:div w:id="2037267578">
          <w:marLeft w:val="0"/>
          <w:marRight w:val="0"/>
          <w:marTop w:val="0"/>
          <w:marBottom w:val="0"/>
          <w:divBdr>
            <w:top w:val="none" w:sz="0" w:space="0" w:color="auto"/>
            <w:left w:val="none" w:sz="0" w:space="0" w:color="auto"/>
            <w:bottom w:val="none" w:sz="0" w:space="0" w:color="auto"/>
            <w:right w:val="none" w:sz="0" w:space="0" w:color="auto"/>
          </w:divBdr>
          <w:divsChild>
            <w:div w:id="759329082">
              <w:marLeft w:val="0"/>
              <w:marRight w:val="0"/>
              <w:marTop w:val="0"/>
              <w:marBottom w:val="0"/>
              <w:divBdr>
                <w:top w:val="none" w:sz="0" w:space="0" w:color="auto"/>
                <w:left w:val="none" w:sz="0" w:space="0" w:color="auto"/>
                <w:bottom w:val="none" w:sz="0" w:space="0" w:color="auto"/>
                <w:right w:val="none" w:sz="0" w:space="0" w:color="auto"/>
              </w:divBdr>
              <w:divsChild>
                <w:div w:id="139228152">
                  <w:marLeft w:val="0"/>
                  <w:marRight w:val="0"/>
                  <w:marTop w:val="0"/>
                  <w:marBottom w:val="0"/>
                  <w:divBdr>
                    <w:top w:val="none" w:sz="0" w:space="0" w:color="auto"/>
                    <w:left w:val="none" w:sz="0" w:space="0" w:color="auto"/>
                    <w:bottom w:val="none" w:sz="0" w:space="0" w:color="auto"/>
                    <w:right w:val="none" w:sz="0" w:space="0" w:color="auto"/>
                  </w:divBdr>
                  <w:divsChild>
                    <w:div w:id="498011127">
                      <w:marLeft w:val="0"/>
                      <w:marRight w:val="0"/>
                      <w:marTop w:val="0"/>
                      <w:marBottom w:val="0"/>
                      <w:divBdr>
                        <w:top w:val="none" w:sz="0" w:space="0" w:color="auto"/>
                        <w:left w:val="none" w:sz="0" w:space="0" w:color="auto"/>
                        <w:bottom w:val="none" w:sz="0" w:space="0" w:color="auto"/>
                        <w:right w:val="none" w:sz="0" w:space="0" w:color="auto"/>
                      </w:divBdr>
                      <w:divsChild>
                        <w:div w:id="1070080653">
                          <w:marLeft w:val="0"/>
                          <w:marRight w:val="0"/>
                          <w:marTop w:val="0"/>
                          <w:marBottom w:val="0"/>
                          <w:divBdr>
                            <w:top w:val="none" w:sz="0" w:space="0" w:color="auto"/>
                            <w:left w:val="none" w:sz="0" w:space="0" w:color="auto"/>
                            <w:bottom w:val="none" w:sz="0" w:space="0" w:color="auto"/>
                            <w:right w:val="none" w:sz="0" w:space="0" w:color="auto"/>
                          </w:divBdr>
                          <w:divsChild>
                            <w:div w:id="1237940788">
                              <w:marLeft w:val="0"/>
                              <w:marRight w:val="0"/>
                              <w:marTop w:val="0"/>
                              <w:marBottom w:val="0"/>
                              <w:divBdr>
                                <w:top w:val="none" w:sz="0" w:space="0" w:color="auto"/>
                                <w:left w:val="none" w:sz="0" w:space="0" w:color="auto"/>
                                <w:bottom w:val="none" w:sz="0" w:space="0" w:color="auto"/>
                                <w:right w:val="none" w:sz="0" w:space="0" w:color="auto"/>
                              </w:divBdr>
                              <w:divsChild>
                                <w:div w:id="840700501">
                                  <w:marLeft w:val="0"/>
                                  <w:marRight w:val="0"/>
                                  <w:marTop w:val="0"/>
                                  <w:marBottom w:val="0"/>
                                  <w:divBdr>
                                    <w:top w:val="none" w:sz="0" w:space="0" w:color="auto"/>
                                    <w:left w:val="none" w:sz="0" w:space="0" w:color="auto"/>
                                    <w:bottom w:val="none" w:sz="0" w:space="0" w:color="auto"/>
                                    <w:right w:val="none" w:sz="0" w:space="0" w:color="auto"/>
                                  </w:divBdr>
                                  <w:divsChild>
                                    <w:div w:id="414939673">
                                      <w:marLeft w:val="0"/>
                                      <w:marRight w:val="0"/>
                                      <w:marTop w:val="0"/>
                                      <w:marBottom w:val="0"/>
                                      <w:divBdr>
                                        <w:top w:val="none" w:sz="0" w:space="0" w:color="auto"/>
                                        <w:left w:val="none" w:sz="0" w:space="0" w:color="auto"/>
                                        <w:bottom w:val="none" w:sz="0" w:space="0" w:color="auto"/>
                                        <w:right w:val="none" w:sz="0" w:space="0" w:color="auto"/>
                                      </w:divBdr>
                                      <w:divsChild>
                                        <w:div w:id="1932813680">
                                          <w:marLeft w:val="0"/>
                                          <w:marRight w:val="0"/>
                                          <w:marTop w:val="0"/>
                                          <w:marBottom w:val="0"/>
                                          <w:divBdr>
                                            <w:top w:val="none" w:sz="0" w:space="0" w:color="auto"/>
                                            <w:left w:val="none" w:sz="0" w:space="0" w:color="auto"/>
                                            <w:bottom w:val="none" w:sz="0" w:space="0" w:color="auto"/>
                                            <w:right w:val="none" w:sz="0" w:space="0" w:color="auto"/>
                                          </w:divBdr>
                                          <w:divsChild>
                                            <w:div w:id="1166940408">
                                              <w:marLeft w:val="0"/>
                                              <w:marRight w:val="0"/>
                                              <w:marTop w:val="0"/>
                                              <w:marBottom w:val="0"/>
                                              <w:divBdr>
                                                <w:top w:val="none" w:sz="0" w:space="0" w:color="auto"/>
                                                <w:left w:val="none" w:sz="0" w:space="0" w:color="auto"/>
                                                <w:bottom w:val="none" w:sz="0" w:space="0" w:color="auto"/>
                                                <w:right w:val="none" w:sz="0" w:space="0" w:color="auto"/>
                                              </w:divBdr>
                                              <w:divsChild>
                                                <w:div w:id="601650833">
                                                  <w:marLeft w:val="0"/>
                                                  <w:marRight w:val="0"/>
                                                  <w:marTop w:val="0"/>
                                                  <w:marBottom w:val="0"/>
                                                  <w:divBdr>
                                                    <w:top w:val="none" w:sz="0" w:space="0" w:color="auto"/>
                                                    <w:left w:val="none" w:sz="0" w:space="0" w:color="auto"/>
                                                    <w:bottom w:val="none" w:sz="0" w:space="0" w:color="auto"/>
                                                    <w:right w:val="none" w:sz="0" w:space="0" w:color="auto"/>
                                                  </w:divBdr>
                                                  <w:divsChild>
                                                    <w:div w:id="1666665668">
                                                      <w:marLeft w:val="0"/>
                                                      <w:marRight w:val="0"/>
                                                      <w:marTop w:val="0"/>
                                                      <w:marBottom w:val="0"/>
                                                      <w:divBdr>
                                                        <w:top w:val="none" w:sz="0" w:space="0" w:color="auto"/>
                                                        <w:left w:val="none" w:sz="0" w:space="0" w:color="auto"/>
                                                        <w:bottom w:val="none" w:sz="0" w:space="0" w:color="auto"/>
                                                        <w:right w:val="none" w:sz="0" w:space="0" w:color="auto"/>
                                                      </w:divBdr>
                                                      <w:divsChild>
                                                        <w:div w:id="672807038">
                                                          <w:marLeft w:val="0"/>
                                                          <w:marRight w:val="0"/>
                                                          <w:marTop w:val="0"/>
                                                          <w:marBottom w:val="0"/>
                                                          <w:divBdr>
                                                            <w:top w:val="none" w:sz="0" w:space="0" w:color="auto"/>
                                                            <w:left w:val="none" w:sz="0" w:space="0" w:color="auto"/>
                                                            <w:bottom w:val="none" w:sz="0" w:space="0" w:color="auto"/>
                                                            <w:right w:val="none" w:sz="0" w:space="0" w:color="auto"/>
                                                          </w:divBdr>
                                                          <w:divsChild>
                                                            <w:div w:id="9043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7801167">
      <w:bodyDiv w:val="1"/>
      <w:marLeft w:val="0"/>
      <w:marRight w:val="0"/>
      <w:marTop w:val="0"/>
      <w:marBottom w:val="0"/>
      <w:divBdr>
        <w:top w:val="none" w:sz="0" w:space="0" w:color="auto"/>
        <w:left w:val="none" w:sz="0" w:space="0" w:color="auto"/>
        <w:bottom w:val="none" w:sz="0" w:space="0" w:color="auto"/>
        <w:right w:val="none" w:sz="0" w:space="0" w:color="auto"/>
      </w:divBdr>
    </w:div>
    <w:div w:id="748380859">
      <w:bodyDiv w:val="1"/>
      <w:marLeft w:val="0"/>
      <w:marRight w:val="0"/>
      <w:marTop w:val="0"/>
      <w:marBottom w:val="0"/>
      <w:divBdr>
        <w:top w:val="none" w:sz="0" w:space="0" w:color="auto"/>
        <w:left w:val="none" w:sz="0" w:space="0" w:color="auto"/>
        <w:bottom w:val="none" w:sz="0" w:space="0" w:color="auto"/>
        <w:right w:val="none" w:sz="0" w:space="0" w:color="auto"/>
      </w:divBdr>
    </w:div>
    <w:div w:id="752359371">
      <w:bodyDiv w:val="1"/>
      <w:marLeft w:val="0"/>
      <w:marRight w:val="0"/>
      <w:marTop w:val="0"/>
      <w:marBottom w:val="0"/>
      <w:divBdr>
        <w:top w:val="none" w:sz="0" w:space="0" w:color="auto"/>
        <w:left w:val="none" w:sz="0" w:space="0" w:color="auto"/>
        <w:bottom w:val="none" w:sz="0" w:space="0" w:color="auto"/>
        <w:right w:val="none" w:sz="0" w:space="0" w:color="auto"/>
      </w:divBdr>
    </w:div>
    <w:div w:id="761730255">
      <w:bodyDiv w:val="1"/>
      <w:marLeft w:val="0"/>
      <w:marRight w:val="0"/>
      <w:marTop w:val="0"/>
      <w:marBottom w:val="0"/>
      <w:divBdr>
        <w:top w:val="none" w:sz="0" w:space="0" w:color="auto"/>
        <w:left w:val="none" w:sz="0" w:space="0" w:color="auto"/>
        <w:bottom w:val="none" w:sz="0" w:space="0" w:color="auto"/>
        <w:right w:val="none" w:sz="0" w:space="0" w:color="auto"/>
      </w:divBdr>
    </w:div>
    <w:div w:id="764807901">
      <w:bodyDiv w:val="1"/>
      <w:marLeft w:val="0"/>
      <w:marRight w:val="0"/>
      <w:marTop w:val="0"/>
      <w:marBottom w:val="0"/>
      <w:divBdr>
        <w:top w:val="none" w:sz="0" w:space="0" w:color="auto"/>
        <w:left w:val="none" w:sz="0" w:space="0" w:color="auto"/>
        <w:bottom w:val="none" w:sz="0" w:space="0" w:color="auto"/>
        <w:right w:val="none" w:sz="0" w:space="0" w:color="auto"/>
      </w:divBdr>
    </w:div>
    <w:div w:id="765614539">
      <w:bodyDiv w:val="1"/>
      <w:marLeft w:val="0"/>
      <w:marRight w:val="0"/>
      <w:marTop w:val="0"/>
      <w:marBottom w:val="0"/>
      <w:divBdr>
        <w:top w:val="none" w:sz="0" w:space="0" w:color="auto"/>
        <w:left w:val="none" w:sz="0" w:space="0" w:color="auto"/>
        <w:bottom w:val="none" w:sz="0" w:space="0" w:color="auto"/>
        <w:right w:val="none" w:sz="0" w:space="0" w:color="auto"/>
      </w:divBdr>
    </w:div>
    <w:div w:id="769467491">
      <w:bodyDiv w:val="1"/>
      <w:marLeft w:val="0"/>
      <w:marRight w:val="0"/>
      <w:marTop w:val="0"/>
      <w:marBottom w:val="0"/>
      <w:divBdr>
        <w:top w:val="none" w:sz="0" w:space="0" w:color="auto"/>
        <w:left w:val="none" w:sz="0" w:space="0" w:color="auto"/>
        <w:bottom w:val="none" w:sz="0" w:space="0" w:color="auto"/>
        <w:right w:val="none" w:sz="0" w:space="0" w:color="auto"/>
      </w:divBdr>
    </w:div>
    <w:div w:id="782578845">
      <w:bodyDiv w:val="1"/>
      <w:marLeft w:val="0"/>
      <w:marRight w:val="0"/>
      <w:marTop w:val="0"/>
      <w:marBottom w:val="0"/>
      <w:divBdr>
        <w:top w:val="none" w:sz="0" w:space="0" w:color="auto"/>
        <w:left w:val="none" w:sz="0" w:space="0" w:color="auto"/>
        <w:bottom w:val="none" w:sz="0" w:space="0" w:color="auto"/>
        <w:right w:val="none" w:sz="0" w:space="0" w:color="auto"/>
      </w:divBdr>
    </w:div>
    <w:div w:id="819422285">
      <w:bodyDiv w:val="1"/>
      <w:marLeft w:val="0"/>
      <w:marRight w:val="0"/>
      <w:marTop w:val="0"/>
      <w:marBottom w:val="0"/>
      <w:divBdr>
        <w:top w:val="none" w:sz="0" w:space="0" w:color="auto"/>
        <w:left w:val="none" w:sz="0" w:space="0" w:color="auto"/>
        <w:bottom w:val="none" w:sz="0" w:space="0" w:color="auto"/>
        <w:right w:val="none" w:sz="0" w:space="0" w:color="auto"/>
      </w:divBdr>
    </w:div>
    <w:div w:id="821581773">
      <w:bodyDiv w:val="1"/>
      <w:marLeft w:val="0"/>
      <w:marRight w:val="0"/>
      <w:marTop w:val="0"/>
      <w:marBottom w:val="0"/>
      <w:divBdr>
        <w:top w:val="none" w:sz="0" w:space="0" w:color="auto"/>
        <w:left w:val="none" w:sz="0" w:space="0" w:color="auto"/>
        <w:bottom w:val="none" w:sz="0" w:space="0" w:color="auto"/>
        <w:right w:val="none" w:sz="0" w:space="0" w:color="auto"/>
      </w:divBdr>
    </w:div>
    <w:div w:id="874080066">
      <w:bodyDiv w:val="1"/>
      <w:marLeft w:val="0"/>
      <w:marRight w:val="0"/>
      <w:marTop w:val="0"/>
      <w:marBottom w:val="0"/>
      <w:divBdr>
        <w:top w:val="none" w:sz="0" w:space="0" w:color="auto"/>
        <w:left w:val="none" w:sz="0" w:space="0" w:color="auto"/>
        <w:bottom w:val="none" w:sz="0" w:space="0" w:color="auto"/>
        <w:right w:val="none" w:sz="0" w:space="0" w:color="auto"/>
      </w:divBdr>
    </w:div>
    <w:div w:id="958342858">
      <w:bodyDiv w:val="1"/>
      <w:marLeft w:val="0"/>
      <w:marRight w:val="0"/>
      <w:marTop w:val="0"/>
      <w:marBottom w:val="0"/>
      <w:divBdr>
        <w:top w:val="none" w:sz="0" w:space="0" w:color="auto"/>
        <w:left w:val="none" w:sz="0" w:space="0" w:color="auto"/>
        <w:bottom w:val="none" w:sz="0" w:space="0" w:color="auto"/>
        <w:right w:val="none" w:sz="0" w:space="0" w:color="auto"/>
      </w:divBdr>
    </w:div>
    <w:div w:id="961231674">
      <w:bodyDiv w:val="1"/>
      <w:marLeft w:val="0"/>
      <w:marRight w:val="0"/>
      <w:marTop w:val="0"/>
      <w:marBottom w:val="0"/>
      <w:divBdr>
        <w:top w:val="none" w:sz="0" w:space="0" w:color="auto"/>
        <w:left w:val="none" w:sz="0" w:space="0" w:color="auto"/>
        <w:bottom w:val="none" w:sz="0" w:space="0" w:color="auto"/>
        <w:right w:val="none" w:sz="0" w:space="0" w:color="auto"/>
      </w:divBdr>
    </w:div>
    <w:div w:id="992216044">
      <w:bodyDiv w:val="1"/>
      <w:marLeft w:val="0"/>
      <w:marRight w:val="0"/>
      <w:marTop w:val="0"/>
      <w:marBottom w:val="0"/>
      <w:divBdr>
        <w:top w:val="none" w:sz="0" w:space="0" w:color="auto"/>
        <w:left w:val="none" w:sz="0" w:space="0" w:color="auto"/>
        <w:bottom w:val="none" w:sz="0" w:space="0" w:color="auto"/>
        <w:right w:val="none" w:sz="0" w:space="0" w:color="auto"/>
      </w:divBdr>
    </w:div>
    <w:div w:id="1012951859">
      <w:bodyDiv w:val="1"/>
      <w:marLeft w:val="0"/>
      <w:marRight w:val="0"/>
      <w:marTop w:val="0"/>
      <w:marBottom w:val="0"/>
      <w:divBdr>
        <w:top w:val="none" w:sz="0" w:space="0" w:color="auto"/>
        <w:left w:val="none" w:sz="0" w:space="0" w:color="auto"/>
        <w:bottom w:val="none" w:sz="0" w:space="0" w:color="auto"/>
        <w:right w:val="none" w:sz="0" w:space="0" w:color="auto"/>
      </w:divBdr>
    </w:div>
    <w:div w:id="1015424541">
      <w:bodyDiv w:val="1"/>
      <w:marLeft w:val="0"/>
      <w:marRight w:val="0"/>
      <w:marTop w:val="0"/>
      <w:marBottom w:val="0"/>
      <w:divBdr>
        <w:top w:val="none" w:sz="0" w:space="0" w:color="auto"/>
        <w:left w:val="none" w:sz="0" w:space="0" w:color="auto"/>
        <w:bottom w:val="none" w:sz="0" w:space="0" w:color="auto"/>
        <w:right w:val="none" w:sz="0" w:space="0" w:color="auto"/>
      </w:divBdr>
    </w:div>
    <w:div w:id="1040326017">
      <w:bodyDiv w:val="1"/>
      <w:marLeft w:val="0"/>
      <w:marRight w:val="0"/>
      <w:marTop w:val="0"/>
      <w:marBottom w:val="0"/>
      <w:divBdr>
        <w:top w:val="none" w:sz="0" w:space="0" w:color="auto"/>
        <w:left w:val="none" w:sz="0" w:space="0" w:color="auto"/>
        <w:bottom w:val="none" w:sz="0" w:space="0" w:color="auto"/>
        <w:right w:val="none" w:sz="0" w:space="0" w:color="auto"/>
      </w:divBdr>
    </w:div>
    <w:div w:id="1051656677">
      <w:bodyDiv w:val="1"/>
      <w:marLeft w:val="0"/>
      <w:marRight w:val="0"/>
      <w:marTop w:val="0"/>
      <w:marBottom w:val="0"/>
      <w:divBdr>
        <w:top w:val="none" w:sz="0" w:space="0" w:color="auto"/>
        <w:left w:val="none" w:sz="0" w:space="0" w:color="auto"/>
        <w:bottom w:val="none" w:sz="0" w:space="0" w:color="auto"/>
        <w:right w:val="none" w:sz="0" w:space="0" w:color="auto"/>
      </w:divBdr>
    </w:div>
    <w:div w:id="1102602213">
      <w:bodyDiv w:val="1"/>
      <w:marLeft w:val="0"/>
      <w:marRight w:val="0"/>
      <w:marTop w:val="0"/>
      <w:marBottom w:val="0"/>
      <w:divBdr>
        <w:top w:val="none" w:sz="0" w:space="0" w:color="auto"/>
        <w:left w:val="none" w:sz="0" w:space="0" w:color="auto"/>
        <w:bottom w:val="none" w:sz="0" w:space="0" w:color="auto"/>
        <w:right w:val="none" w:sz="0" w:space="0" w:color="auto"/>
      </w:divBdr>
    </w:div>
    <w:div w:id="1130902693">
      <w:bodyDiv w:val="1"/>
      <w:marLeft w:val="0"/>
      <w:marRight w:val="0"/>
      <w:marTop w:val="0"/>
      <w:marBottom w:val="0"/>
      <w:divBdr>
        <w:top w:val="none" w:sz="0" w:space="0" w:color="auto"/>
        <w:left w:val="none" w:sz="0" w:space="0" w:color="auto"/>
        <w:bottom w:val="none" w:sz="0" w:space="0" w:color="auto"/>
        <w:right w:val="none" w:sz="0" w:space="0" w:color="auto"/>
      </w:divBdr>
    </w:div>
    <w:div w:id="1152216017">
      <w:bodyDiv w:val="1"/>
      <w:marLeft w:val="0"/>
      <w:marRight w:val="0"/>
      <w:marTop w:val="0"/>
      <w:marBottom w:val="0"/>
      <w:divBdr>
        <w:top w:val="none" w:sz="0" w:space="0" w:color="auto"/>
        <w:left w:val="none" w:sz="0" w:space="0" w:color="auto"/>
        <w:bottom w:val="none" w:sz="0" w:space="0" w:color="auto"/>
        <w:right w:val="none" w:sz="0" w:space="0" w:color="auto"/>
      </w:divBdr>
      <w:divsChild>
        <w:div w:id="727266062">
          <w:marLeft w:val="0"/>
          <w:marRight w:val="0"/>
          <w:marTop w:val="0"/>
          <w:marBottom w:val="0"/>
          <w:divBdr>
            <w:top w:val="none" w:sz="0" w:space="0" w:color="auto"/>
            <w:left w:val="none" w:sz="0" w:space="0" w:color="auto"/>
            <w:bottom w:val="none" w:sz="0" w:space="0" w:color="auto"/>
            <w:right w:val="none" w:sz="0" w:space="0" w:color="auto"/>
          </w:divBdr>
          <w:divsChild>
            <w:div w:id="1294752799">
              <w:marLeft w:val="0"/>
              <w:marRight w:val="0"/>
              <w:marTop w:val="0"/>
              <w:marBottom w:val="0"/>
              <w:divBdr>
                <w:top w:val="none" w:sz="0" w:space="0" w:color="auto"/>
                <w:left w:val="none" w:sz="0" w:space="0" w:color="auto"/>
                <w:bottom w:val="none" w:sz="0" w:space="0" w:color="auto"/>
                <w:right w:val="none" w:sz="0" w:space="0" w:color="auto"/>
              </w:divBdr>
              <w:divsChild>
                <w:div w:id="1233350382">
                  <w:marLeft w:val="0"/>
                  <w:marRight w:val="0"/>
                  <w:marTop w:val="0"/>
                  <w:marBottom w:val="0"/>
                  <w:divBdr>
                    <w:top w:val="none" w:sz="0" w:space="0" w:color="auto"/>
                    <w:left w:val="none" w:sz="0" w:space="0" w:color="auto"/>
                    <w:bottom w:val="none" w:sz="0" w:space="0" w:color="auto"/>
                    <w:right w:val="none" w:sz="0" w:space="0" w:color="auto"/>
                  </w:divBdr>
                  <w:divsChild>
                    <w:div w:id="1810978240">
                      <w:marLeft w:val="0"/>
                      <w:marRight w:val="0"/>
                      <w:marTop w:val="0"/>
                      <w:marBottom w:val="0"/>
                      <w:divBdr>
                        <w:top w:val="none" w:sz="0" w:space="0" w:color="auto"/>
                        <w:left w:val="none" w:sz="0" w:space="0" w:color="auto"/>
                        <w:bottom w:val="none" w:sz="0" w:space="0" w:color="auto"/>
                        <w:right w:val="none" w:sz="0" w:space="0" w:color="auto"/>
                      </w:divBdr>
                      <w:divsChild>
                        <w:div w:id="243690960">
                          <w:marLeft w:val="0"/>
                          <w:marRight w:val="0"/>
                          <w:marTop w:val="0"/>
                          <w:marBottom w:val="0"/>
                          <w:divBdr>
                            <w:top w:val="none" w:sz="0" w:space="0" w:color="auto"/>
                            <w:left w:val="none" w:sz="0" w:space="0" w:color="auto"/>
                            <w:bottom w:val="none" w:sz="0" w:space="0" w:color="auto"/>
                            <w:right w:val="none" w:sz="0" w:space="0" w:color="auto"/>
                          </w:divBdr>
                          <w:divsChild>
                            <w:div w:id="773328484">
                              <w:marLeft w:val="0"/>
                              <w:marRight w:val="0"/>
                              <w:marTop w:val="0"/>
                              <w:marBottom w:val="0"/>
                              <w:divBdr>
                                <w:top w:val="none" w:sz="0" w:space="0" w:color="auto"/>
                                <w:left w:val="none" w:sz="0" w:space="0" w:color="auto"/>
                                <w:bottom w:val="none" w:sz="0" w:space="0" w:color="auto"/>
                                <w:right w:val="none" w:sz="0" w:space="0" w:color="auto"/>
                              </w:divBdr>
                              <w:divsChild>
                                <w:div w:id="351229959">
                                  <w:marLeft w:val="0"/>
                                  <w:marRight w:val="0"/>
                                  <w:marTop w:val="0"/>
                                  <w:marBottom w:val="0"/>
                                  <w:divBdr>
                                    <w:top w:val="none" w:sz="0" w:space="0" w:color="auto"/>
                                    <w:left w:val="none" w:sz="0" w:space="0" w:color="auto"/>
                                    <w:bottom w:val="none" w:sz="0" w:space="0" w:color="auto"/>
                                    <w:right w:val="none" w:sz="0" w:space="0" w:color="auto"/>
                                  </w:divBdr>
                                  <w:divsChild>
                                    <w:div w:id="1482114313">
                                      <w:marLeft w:val="0"/>
                                      <w:marRight w:val="0"/>
                                      <w:marTop w:val="0"/>
                                      <w:marBottom w:val="0"/>
                                      <w:divBdr>
                                        <w:top w:val="none" w:sz="0" w:space="0" w:color="auto"/>
                                        <w:left w:val="none" w:sz="0" w:space="0" w:color="auto"/>
                                        <w:bottom w:val="none" w:sz="0" w:space="0" w:color="auto"/>
                                        <w:right w:val="none" w:sz="0" w:space="0" w:color="auto"/>
                                      </w:divBdr>
                                      <w:divsChild>
                                        <w:div w:id="934441007">
                                          <w:marLeft w:val="0"/>
                                          <w:marRight w:val="0"/>
                                          <w:marTop w:val="0"/>
                                          <w:marBottom w:val="0"/>
                                          <w:divBdr>
                                            <w:top w:val="none" w:sz="0" w:space="0" w:color="auto"/>
                                            <w:left w:val="none" w:sz="0" w:space="0" w:color="auto"/>
                                            <w:bottom w:val="none" w:sz="0" w:space="0" w:color="auto"/>
                                            <w:right w:val="none" w:sz="0" w:space="0" w:color="auto"/>
                                          </w:divBdr>
                                          <w:divsChild>
                                            <w:div w:id="2003317475">
                                              <w:marLeft w:val="0"/>
                                              <w:marRight w:val="0"/>
                                              <w:marTop w:val="0"/>
                                              <w:marBottom w:val="0"/>
                                              <w:divBdr>
                                                <w:top w:val="none" w:sz="0" w:space="0" w:color="auto"/>
                                                <w:left w:val="none" w:sz="0" w:space="0" w:color="auto"/>
                                                <w:bottom w:val="none" w:sz="0" w:space="0" w:color="auto"/>
                                                <w:right w:val="none" w:sz="0" w:space="0" w:color="auto"/>
                                              </w:divBdr>
                                              <w:divsChild>
                                                <w:div w:id="36901996">
                                                  <w:marLeft w:val="0"/>
                                                  <w:marRight w:val="0"/>
                                                  <w:marTop w:val="0"/>
                                                  <w:marBottom w:val="0"/>
                                                  <w:divBdr>
                                                    <w:top w:val="none" w:sz="0" w:space="0" w:color="auto"/>
                                                    <w:left w:val="none" w:sz="0" w:space="0" w:color="auto"/>
                                                    <w:bottom w:val="none" w:sz="0" w:space="0" w:color="auto"/>
                                                    <w:right w:val="none" w:sz="0" w:space="0" w:color="auto"/>
                                                  </w:divBdr>
                                                  <w:divsChild>
                                                    <w:div w:id="1081489849">
                                                      <w:marLeft w:val="0"/>
                                                      <w:marRight w:val="0"/>
                                                      <w:marTop w:val="0"/>
                                                      <w:marBottom w:val="0"/>
                                                      <w:divBdr>
                                                        <w:top w:val="none" w:sz="0" w:space="0" w:color="auto"/>
                                                        <w:left w:val="none" w:sz="0" w:space="0" w:color="auto"/>
                                                        <w:bottom w:val="none" w:sz="0" w:space="0" w:color="auto"/>
                                                        <w:right w:val="none" w:sz="0" w:space="0" w:color="auto"/>
                                                      </w:divBdr>
                                                      <w:divsChild>
                                                        <w:div w:id="651830516">
                                                          <w:marLeft w:val="0"/>
                                                          <w:marRight w:val="0"/>
                                                          <w:marTop w:val="0"/>
                                                          <w:marBottom w:val="0"/>
                                                          <w:divBdr>
                                                            <w:top w:val="none" w:sz="0" w:space="0" w:color="auto"/>
                                                            <w:left w:val="none" w:sz="0" w:space="0" w:color="auto"/>
                                                            <w:bottom w:val="none" w:sz="0" w:space="0" w:color="auto"/>
                                                            <w:right w:val="none" w:sz="0" w:space="0" w:color="auto"/>
                                                          </w:divBdr>
                                                          <w:divsChild>
                                                            <w:div w:id="13760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5266602">
      <w:bodyDiv w:val="1"/>
      <w:marLeft w:val="0"/>
      <w:marRight w:val="0"/>
      <w:marTop w:val="0"/>
      <w:marBottom w:val="0"/>
      <w:divBdr>
        <w:top w:val="none" w:sz="0" w:space="0" w:color="auto"/>
        <w:left w:val="none" w:sz="0" w:space="0" w:color="auto"/>
        <w:bottom w:val="none" w:sz="0" w:space="0" w:color="auto"/>
        <w:right w:val="none" w:sz="0" w:space="0" w:color="auto"/>
      </w:divBdr>
    </w:div>
    <w:div w:id="1179004242">
      <w:bodyDiv w:val="1"/>
      <w:marLeft w:val="0"/>
      <w:marRight w:val="0"/>
      <w:marTop w:val="0"/>
      <w:marBottom w:val="0"/>
      <w:divBdr>
        <w:top w:val="none" w:sz="0" w:space="0" w:color="auto"/>
        <w:left w:val="none" w:sz="0" w:space="0" w:color="auto"/>
        <w:bottom w:val="none" w:sz="0" w:space="0" w:color="auto"/>
        <w:right w:val="none" w:sz="0" w:space="0" w:color="auto"/>
      </w:divBdr>
    </w:div>
    <w:div w:id="1199658102">
      <w:bodyDiv w:val="1"/>
      <w:marLeft w:val="0"/>
      <w:marRight w:val="0"/>
      <w:marTop w:val="0"/>
      <w:marBottom w:val="0"/>
      <w:divBdr>
        <w:top w:val="none" w:sz="0" w:space="0" w:color="auto"/>
        <w:left w:val="none" w:sz="0" w:space="0" w:color="auto"/>
        <w:bottom w:val="none" w:sz="0" w:space="0" w:color="auto"/>
        <w:right w:val="none" w:sz="0" w:space="0" w:color="auto"/>
      </w:divBdr>
    </w:div>
    <w:div w:id="1226600464">
      <w:bodyDiv w:val="1"/>
      <w:marLeft w:val="0"/>
      <w:marRight w:val="0"/>
      <w:marTop w:val="0"/>
      <w:marBottom w:val="0"/>
      <w:divBdr>
        <w:top w:val="none" w:sz="0" w:space="0" w:color="auto"/>
        <w:left w:val="none" w:sz="0" w:space="0" w:color="auto"/>
        <w:bottom w:val="none" w:sz="0" w:space="0" w:color="auto"/>
        <w:right w:val="none" w:sz="0" w:space="0" w:color="auto"/>
      </w:divBdr>
    </w:div>
    <w:div w:id="1250968342">
      <w:bodyDiv w:val="1"/>
      <w:marLeft w:val="0"/>
      <w:marRight w:val="0"/>
      <w:marTop w:val="0"/>
      <w:marBottom w:val="0"/>
      <w:divBdr>
        <w:top w:val="none" w:sz="0" w:space="0" w:color="auto"/>
        <w:left w:val="none" w:sz="0" w:space="0" w:color="auto"/>
        <w:bottom w:val="none" w:sz="0" w:space="0" w:color="auto"/>
        <w:right w:val="none" w:sz="0" w:space="0" w:color="auto"/>
      </w:divBdr>
    </w:div>
    <w:div w:id="1267931061">
      <w:bodyDiv w:val="1"/>
      <w:marLeft w:val="0"/>
      <w:marRight w:val="0"/>
      <w:marTop w:val="0"/>
      <w:marBottom w:val="0"/>
      <w:divBdr>
        <w:top w:val="none" w:sz="0" w:space="0" w:color="auto"/>
        <w:left w:val="none" w:sz="0" w:space="0" w:color="auto"/>
        <w:bottom w:val="none" w:sz="0" w:space="0" w:color="auto"/>
        <w:right w:val="none" w:sz="0" w:space="0" w:color="auto"/>
      </w:divBdr>
      <w:divsChild>
        <w:div w:id="401876970">
          <w:marLeft w:val="0"/>
          <w:marRight w:val="0"/>
          <w:marTop w:val="0"/>
          <w:marBottom w:val="0"/>
          <w:divBdr>
            <w:top w:val="none" w:sz="0" w:space="0" w:color="auto"/>
            <w:left w:val="none" w:sz="0" w:space="0" w:color="auto"/>
            <w:bottom w:val="none" w:sz="0" w:space="0" w:color="auto"/>
            <w:right w:val="none" w:sz="0" w:space="0" w:color="auto"/>
          </w:divBdr>
          <w:divsChild>
            <w:div w:id="160313415">
              <w:marLeft w:val="0"/>
              <w:marRight w:val="0"/>
              <w:marTop w:val="0"/>
              <w:marBottom w:val="0"/>
              <w:divBdr>
                <w:top w:val="none" w:sz="0" w:space="0" w:color="auto"/>
                <w:left w:val="none" w:sz="0" w:space="0" w:color="auto"/>
                <w:bottom w:val="none" w:sz="0" w:space="0" w:color="auto"/>
                <w:right w:val="none" w:sz="0" w:space="0" w:color="auto"/>
              </w:divBdr>
              <w:divsChild>
                <w:div w:id="1469468701">
                  <w:marLeft w:val="0"/>
                  <w:marRight w:val="0"/>
                  <w:marTop w:val="0"/>
                  <w:marBottom w:val="0"/>
                  <w:divBdr>
                    <w:top w:val="none" w:sz="0" w:space="0" w:color="auto"/>
                    <w:left w:val="none" w:sz="0" w:space="0" w:color="auto"/>
                    <w:bottom w:val="none" w:sz="0" w:space="0" w:color="auto"/>
                    <w:right w:val="none" w:sz="0" w:space="0" w:color="auto"/>
                  </w:divBdr>
                  <w:divsChild>
                    <w:div w:id="380322723">
                      <w:marLeft w:val="0"/>
                      <w:marRight w:val="0"/>
                      <w:marTop w:val="0"/>
                      <w:marBottom w:val="0"/>
                      <w:divBdr>
                        <w:top w:val="none" w:sz="0" w:space="0" w:color="auto"/>
                        <w:left w:val="none" w:sz="0" w:space="0" w:color="auto"/>
                        <w:bottom w:val="none" w:sz="0" w:space="0" w:color="auto"/>
                        <w:right w:val="none" w:sz="0" w:space="0" w:color="auto"/>
                      </w:divBdr>
                      <w:divsChild>
                        <w:div w:id="388497485">
                          <w:marLeft w:val="0"/>
                          <w:marRight w:val="0"/>
                          <w:marTop w:val="0"/>
                          <w:marBottom w:val="0"/>
                          <w:divBdr>
                            <w:top w:val="none" w:sz="0" w:space="0" w:color="auto"/>
                            <w:left w:val="none" w:sz="0" w:space="0" w:color="auto"/>
                            <w:bottom w:val="none" w:sz="0" w:space="0" w:color="auto"/>
                            <w:right w:val="none" w:sz="0" w:space="0" w:color="auto"/>
                          </w:divBdr>
                          <w:divsChild>
                            <w:div w:id="869953898">
                              <w:marLeft w:val="0"/>
                              <w:marRight w:val="0"/>
                              <w:marTop w:val="0"/>
                              <w:marBottom w:val="0"/>
                              <w:divBdr>
                                <w:top w:val="none" w:sz="0" w:space="0" w:color="auto"/>
                                <w:left w:val="none" w:sz="0" w:space="0" w:color="auto"/>
                                <w:bottom w:val="none" w:sz="0" w:space="0" w:color="auto"/>
                                <w:right w:val="none" w:sz="0" w:space="0" w:color="auto"/>
                              </w:divBdr>
                              <w:divsChild>
                                <w:div w:id="1013453723">
                                  <w:marLeft w:val="0"/>
                                  <w:marRight w:val="0"/>
                                  <w:marTop w:val="0"/>
                                  <w:marBottom w:val="0"/>
                                  <w:divBdr>
                                    <w:top w:val="none" w:sz="0" w:space="0" w:color="auto"/>
                                    <w:left w:val="none" w:sz="0" w:space="0" w:color="auto"/>
                                    <w:bottom w:val="none" w:sz="0" w:space="0" w:color="auto"/>
                                    <w:right w:val="none" w:sz="0" w:space="0" w:color="auto"/>
                                  </w:divBdr>
                                  <w:divsChild>
                                    <w:div w:id="1745256198">
                                      <w:marLeft w:val="0"/>
                                      <w:marRight w:val="0"/>
                                      <w:marTop w:val="0"/>
                                      <w:marBottom w:val="0"/>
                                      <w:divBdr>
                                        <w:top w:val="none" w:sz="0" w:space="0" w:color="auto"/>
                                        <w:left w:val="none" w:sz="0" w:space="0" w:color="auto"/>
                                        <w:bottom w:val="none" w:sz="0" w:space="0" w:color="auto"/>
                                        <w:right w:val="none" w:sz="0" w:space="0" w:color="auto"/>
                                      </w:divBdr>
                                      <w:divsChild>
                                        <w:div w:id="1713116431">
                                          <w:marLeft w:val="0"/>
                                          <w:marRight w:val="0"/>
                                          <w:marTop w:val="0"/>
                                          <w:marBottom w:val="0"/>
                                          <w:divBdr>
                                            <w:top w:val="none" w:sz="0" w:space="0" w:color="auto"/>
                                            <w:left w:val="none" w:sz="0" w:space="0" w:color="auto"/>
                                            <w:bottom w:val="none" w:sz="0" w:space="0" w:color="auto"/>
                                            <w:right w:val="none" w:sz="0" w:space="0" w:color="auto"/>
                                          </w:divBdr>
                                          <w:divsChild>
                                            <w:div w:id="2064088542">
                                              <w:marLeft w:val="0"/>
                                              <w:marRight w:val="0"/>
                                              <w:marTop w:val="0"/>
                                              <w:marBottom w:val="0"/>
                                              <w:divBdr>
                                                <w:top w:val="none" w:sz="0" w:space="0" w:color="auto"/>
                                                <w:left w:val="none" w:sz="0" w:space="0" w:color="auto"/>
                                                <w:bottom w:val="none" w:sz="0" w:space="0" w:color="auto"/>
                                                <w:right w:val="none" w:sz="0" w:space="0" w:color="auto"/>
                                              </w:divBdr>
                                              <w:divsChild>
                                                <w:div w:id="378021560">
                                                  <w:marLeft w:val="0"/>
                                                  <w:marRight w:val="0"/>
                                                  <w:marTop w:val="0"/>
                                                  <w:marBottom w:val="0"/>
                                                  <w:divBdr>
                                                    <w:top w:val="none" w:sz="0" w:space="0" w:color="auto"/>
                                                    <w:left w:val="none" w:sz="0" w:space="0" w:color="auto"/>
                                                    <w:bottom w:val="none" w:sz="0" w:space="0" w:color="auto"/>
                                                    <w:right w:val="none" w:sz="0" w:space="0" w:color="auto"/>
                                                  </w:divBdr>
                                                  <w:divsChild>
                                                    <w:div w:id="1491752910">
                                                      <w:marLeft w:val="0"/>
                                                      <w:marRight w:val="0"/>
                                                      <w:marTop w:val="0"/>
                                                      <w:marBottom w:val="0"/>
                                                      <w:divBdr>
                                                        <w:top w:val="none" w:sz="0" w:space="0" w:color="auto"/>
                                                        <w:left w:val="none" w:sz="0" w:space="0" w:color="auto"/>
                                                        <w:bottom w:val="none" w:sz="0" w:space="0" w:color="auto"/>
                                                        <w:right w:val="none" w:sz="0" w:space="0" w:color="auto"/>
                                                      </w:divBdr>
                                                      <w:divsChild>
                                                        <w:div w:id="1059863108">
                                                          <w:marLeft w:val="0"/>
                                                          <w:marRight w:val="0"/>
                                                          <w:marTop w:val="0"/>
                                                          <w:marBottom w:val="0"/>
                                                          <w:divBdr>
                                                            <w:top w:val="none" w:sz="0" w:space="0" w:color="auto"/>
                                                            <w:left w:val="none" w:sz="0" w:space="0" w:color="auto"/>
                                                            <w:bottom w:val="none" w:sz="0" w:space="0" w:color="auto"/>
                                                            <w:right w:val="none" w:sz="0" w:space="0" w:color="auto"/>
                                                          </w:divBdr>
                                                          <w:divsChild>
                                                            <w:div w:id="8825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853540">
      <w:bodyDiv w:val="1"/>
      <w:marLeft w:val="0"/>
      <w:marRight w:val="0"/>
      <w:marTop w:val="0"/>
      <w:marBottom w:val="0"/>
      <w:divBdr>
        <w:top w:val="none" w:sz="0" w:space="0" w:color="auto"/>
        <w:left w:val="none" w:sz="0" w:space="0" w:color="auto"/>
        <w:bottom w:val="none" w:sz="0" w:space="0" w:color="auto"/>
        <w:right w:val="none" w:sz="0" w:space="0" w:color="auto"/>
      </w:divBdr>
    </w:div>
    <w:div w:id="1356812447">
      <w:bodyDiv w:val="1"/>
      <w:marLeft w:val="0"/>
      <w:marRight w:val="0"/>
      <w:marTop w:val="0"/>
      <w:marBottom w:val="0"/>
      <w:divBdr>
        <w:top w:val="none" w:sz="0" w:space="0" w:color="auto"/>
        <w:left w:val="none" w:sz="0" w:space="0" w:color="auto"/>
        <w:bottom w:val="none" w:sz="0" w:space="0" w:color="auto"/>
        <w:right w:val="none" w:sz="0" w:space="0" w:color="auto"/>
      </w:divBdr>
    </w:div>
    <w:div w:id="1357272610">
      <w:bodyDiv w:val="1"/>
      <w:marLeft w:val="0"/>
      <w:marRight w:val="0"/>
      <w:marTop w:val="0"/>
      <w:marBottom w:val="0"/>
      <w:divBdr>
        <w:top w:val="none" w:sz="0" w:space="0" w:color="auto"/>
        <w:left w:val="none" w:sz="0" w:space="0" w:color="auto"/>
        <w:bottom w:val="none" w:sz="0" w:space="0" w:color="auto"/>
        <w:right w:val="none" w:sz="0" w:space="0" w:color="auto"/>
      </w:divBdr>
    </w:div>
    <w:div w:id="1359699430">
      <w:bodyDiv w:val="1"/>
      <w:marLeft w:val="0"/>
      <w:marRight w:val="0"/>
      <w:marTop w:val="0"/>
      <w:marBottom w:val="0"/>
      <w:divBdr>
        <w:top w:val="none" w:sz="0" w:space="0" w:color="auto"/>
        <w:left w:val="none" w:sz="0" w:space="0" w:color="auto"/>
        <w:bottom w:val="none" w:sz="0" w:space="0" w:color="auto"/>
        <w:right w:val="none" w:sz="0" w:space="0" w:color="auto"/>
      </w:divBdr>
    </w:div>
    <w:div w:id="1370228407">
      <w:bodyDiv w:val="1"/>
      <w:marLeft w:val="0"/>
      <w:marRight w:val="0"/>
      <w:marTop w:val="0"/>
      <w:marBottom w:val="0"/>
      <w:divBdr>
        <w:top w:val="none" w:sz="0" w:space="0" w:color="auto"/>
        <w:left w:val="none" w:sz="0" w:space="0" w:color="auto"/>
        <w:bottom w:val="none" w:sz="0" w:space="0" w:color="auto"/>
        <w:right w:val="none" w:sz="0" w:space="0" w:color="auto"/>
      </w:divBdr>
    </w:div>
    <w:div w:id="1397162521">
      <w:bodyDiv w:val="1"/>
      <w:marLeft w:val="0"/>
      <w:marRight w:val="0"/>
      <w:marTop w:val="0"/>
      <w:marBottom w:val="0"/>
      <w:divBdr>
        <w:top w:val="none" w:sz="0" w:space="0" w:color="auto"/>
        <w:left w:val="none" w:sz="0" w:space="0" w:color="auto"/>
        <w:bottom w:val="none" w:sz="0" w:space="0" w:color="auto"/>
        <w:right w:val="none" w:sz="0" w:space="0" w:color="auto"/>
      </w:divBdr>
    </w:div>
    <w:div w:id="1416629851">
      <w:bodyDiv w:val="1"/>
      <w:marLeft w:val="0"/>
      <w:marRight w:val="0"/>
      <w:marTop w:val="0"/>
      <w:marBottom w:val="0"/>
      <w:divBdr>
        <w:top w:val="none" w:sz="0" w:space="0" w:color="auto"/>
        <w:left w:val="none" w:sz="0" w:space="0" w:color="auto"/>
        <w:bottom w:val="none" w:sz="0" w:space="0" w:color="auto"/>
        <w:right w:val="none" w:sz="0" w:space="0" w:color="auto"/>
      </w:divBdr>
      <w:divsChild>
        <w:div w:id="421921314">
          <w:marLeft w:val="0"/>
          <w:marRight w:val="0"/>
          <w:marTop w:val="0"/>
          <w:marBottom w:val="0"/>
          <w:divBdr>
            <w:top w:val="none" w:sz="0" w:space="0" w:color="auto"/>
            <w:left w:val="none" w:sz="0" w:space="0" w:color="auto"/>
            <w:bottom w:val="none" w:sz="0" w:space="0" w:color="auto"/>
            <w:right w:val="none" w:sz="0" w:space="0" w:color="auto"/>
          </w:divBdr>
          <w:divsChild>
            <w:div w:id="1853227209">
              <w:marLeft w:val="0"/>
              <w:marRight w:val="0"/>
              <w:marTop w:val="0"/>
              <w:marBottom w:val="0"/>
              <w:divBdr>
                <w:top w:val="none" w:sz="0" w:space="0" w:color="auto"/>
                <w:left w:val="none" w:sz="0" w:space="0" w:color="auto"/>
                <w:bottom w:val="none" w:sz="0" w:space="0" w:color="auto"/>
                <w:right w:val="none" w:sz="0" w:space="0" w:color="auto"/>
              </w:divBdr>
              <w:divsChild>
                <w:div w:id="824052970">
                  <w:marLeft w:val="0"/>
                  <w:marRight w:val="0"/>
                  <w:marTop w:val="0"/>
                  <w:marBottom w:val="0"/>
                  <w:divBdr>
                    <w:top w:val="none" w:sz="0" w:space="0" w:color="auto"/>
                    <w:left w:val="none" w:sz="0" w:space="0" w:color="auto"/>
                    <w:bottom w:val="none" w:sz="0" w:space="0" w:color="auto"/>
                    <w:right w:val="none" w:sz="0" w:space="0" w:color="auto"/>
                  </w:divBdr>
                  <w:divsChild>
                    <w:div w:id="1686399668">
                      <w:marLeft w:val="0"/>
                      <w:marRight w:val="0"/>
                      <w:marTop w:val="0"/>
                      <w:marBottom w:val="0"/>
                      <w:divBdr>
                        <w:top w:val="none" w:sz="0" w:space="0" w:color="auto"/>
                        <w:left w:val="none" w:sz="0" w:space="0" w:color="auto"/>
                        <w:bottom w:val="none" w:sz="0" w:space="0" w:color="auto"/>
                        <w:right w:val="none" w:sz="0" w:space="0" w:color="auto"/>
                      </w:divBdr>
                      <w:divsChild>
                        <w:div w:id="506487003">
                          <w:marLeft w:val="0"/>
                          <w:marRight w:val="0"/>
                          <w:marTop w:val="0"/>
                          <w:marBottom w:val="0"/>
                          <w:divBdr>
                            <w:top w:val="none" w:sz="0" w:space="0" w:color="auto"/>
                            <w:left w:val="none" w:sz="0" w:space="0" w:color="auto"/>
                            <w:bottom w:val="none" w:sz="0" w:space="0" w:color="auto"/>
                            <w:right w:val="none" w:sz="0" w:space="0" w:color="auto"/>
                          </w:divBdr>
                          <w:divsChild>
                            <w:div w:id="157312154">
                              <w:marLeft w:val="0"/>
                              <w:marRight w:val="0"/>
                              <w:marTop w:val="0"/>
                              <w:marBottom w:val="0"/>
                              <w:divBdr>
                                <w:top w:val="none" w:sz="0" w:space="0" w:color="auto"/>
                                <w:left w:val="none" w:sz="0" w:space="0" w:color="auto"/>
                                <w:bottom w:val="none" w:sz="0" w:space="0" w:color="auto"/>
                                <w:right w:val="none" w:sz="0" w:space="0" w:color="auto"/>
                              </w:divBdr>
                              <w:divsChild>
                                <w:div w:id="1796365822">
                                  <w:marLeft w:val="0"/>
                                  <w:marRight w:val="0"/>
                                  <w:marTop w:val="0"/>
                                  <w:marBottom w:val="0"/>
                                  <w:divBdr>
                                    <w:top w:val="none" w:sz="0" w:space="0" w:color="auto"/>
                                    <w:left w:val="none" w:sz="0" w:space="0" w:color="auto"/>
                                    <w:bottom w:val="none" w:sz="0" w:space="0" w:color="auto"/>
                                    <w:right w:val="none" w:sz="0" w:space="0" w:color="auto"/>
                                  </w:divBdr>
                                  <w:divsChild>
                                    <w:div w:id="1912806238">
                                      <w:marLeft w:val="0"/>
                                      <w:marRight w:val="0"/>
                                      <w:marTop w:val="0"/>
                                      <w:marBottom w:val="0"/>
                                      <w:divBdr>
                                        <w:top w:val="none" w:sz="0" w:space="0" w:color="auto"/>
                                        <w:left w:val="none" w:sz="0" w:space="0" w:color="auto"/>
                                        <w:bottom w:val="none" w:sz="0" w:space="0" w:color="auto"/>
                                        <w:right w:val="none" w:sz="0" w:space="0" w:color="auto"/>
                                      </w:divBdr>
                                      <w:divsChild>
                                        <w:div w:id="805972461">
                                          <w:marLeft w:val="0"/>
                                          <w:marRight w:val="0"/>
                                          <w:marTop w:val="0"/>
                                          <w:marBottom w:val="0"/>
                                          <w:divBdr>
                                            <w:top w:val="none" w:sz="0" w:space="0" w:color="auto"/>
                                            <w:left w:val="none" w:sz="0" w:space="0" w:color="auto"/>
                                            <w:bottom w:val="none" w:sz="0" w:space="0" w:color="auto"/>
                                            <w:right w:val="none" w:sz="0" w:space="0" w:color="auto"/>
                                          </w:divBdr>
                                          <w:divsChild>
                                            <w:div w:id="568610232">
                                              <w:marLeft w:val="0"/>
                                              <w:marRight w:val="0"/>
                                              <w:marTop w:val="0"/>
                                              <w:marBottom w:val="0"/>
                                              <w:divBdr>
                                                <w:top w:val="none" w:sz="0" w:space="0" w:color="auto"/>
                                                <w:left w:val="none" w:sz="0" w:space="0" w:color="auto"/>
                                                <w:bottom w:val="none" w:sz="0" w:space="0" w:color="auto"/>
                                                <w:right w:val="none" w:sz="0" w:space="0" w:color="auto"/>
                                              </w:divBdr>
                                              <w:divsChild>
                                                <w:div w:id="1426918498">
                                                  <w:marLeft w:val="0"/>
                                                  <w:marRight w:val="0"/>
                                                  <w:marTop w:val="0"/>
                                                  <w:marBottom w:val="0"/>
                                                  <w:divBdr>
                                                    <w:top w:val="none" w:sz="0" w:space="0" w:color="auto"/>
                                                    <w:left w:val="none" w:sz="0" w:space="0" w:color="auto"/>
                                                    <w:bottom w:val="none" w:sz="0" w:space="0" w:color="auto"/>
                                                    <w:right w:val="none" w:sz="0" w:space="0" w:color="auto"/>
                                                  </w:divBdr>
                                                  <w:divsChild>
                                                    <w:div w:id="1346399442">
                                                      <w:marLeft w:val="0"/>
                                                      <w:marRight w:val="0"/>
                                                      <w:marTop w:val="0"/>
                                                      <w:marBottom w:val="0"/>
                                                      <w:divBdr>
                                                        <w:top w:val="none" w:sz="0" w:space="0" w:color="auto"/>
                                                        <w:left w:val="none" w:sz="0" w:space="0" w:color="auto"/>
                                                        <w:bottom w:val="none" w:sz="0" w:space="0" w:color="auto"/>
                                                        <w:right w:val="none" w:sz="0" w:space="0" w:color="auto"/>
                                                      </w:divBdr>
                                                      <w:divsChild>
                                                        <w:div w:id="939533857">
                                                          <w:marLeft w:val="0"/>
                                                          <w:marRight w:val="0"/>
                                                          <w:marTop w:val="0"/>
                                                          <w:marBottom w:val="0"/>
                                                          <w:divBdr>
                                                            <w:top w:val="none" w:sz="0" w:space="0" w:color="auto"/>
                                                            <w:left w:val="none" w:sz="0" w:space="0" w:color="auto"/>
                                                            <w:bottom w:val="none" w:sz="0" w:space="0" w:color="auto"/>
                                                            <w:right w:val="none" w:sz="0" w:space="0" w:color="auto"/>
                                                          </w:divBdr>
                                                          <w:divsChild>
                                                            <w:div w:id="20408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1923837">
      <w:bodyDiv w:val="1"/>
      <w:marLeft w:val="0"/>
      <w:marRight w:val="0"/>
      <w:marTop w:val="0"/>
      <w:marBottom w:val="0"/>
      <w:divBdr>
        <w:top w:val="none" w:sz="0" w:space="0" w:color="auto"/>
        <w:left w:val="none" w:sz="0" w:space="0" w:color="auto"/>
        <w:bottom w:val="none" w:sz="0" w:space="0" w:color="auto"/>
        <w:right w:val="none" w:sz="0" w:space="0" w:color="auto"/>
      </w:divBdr>
      <w:divsChild>
        <w:div w:id="240800595">
          <w:marLeft w:val="0"/>
          <w:marRight w:val="0"/>
          <w:marTop w:val="0"/>
          <w:marBottom w:val="0"/>
          <w:divBdr>
            <w:top w:val="none" w:sz="0" w:space="0" w:color="auto"/>
            <w:left w:val="none" w:sz="0" w:space="0" w:color="auto"/>
            <w:bottom w:val="none" w:sz="0" w:space="0" w:color="auto"/>
            <w:right w:val="none" w:sz="0" w:space="0" w:color="auto"/>
          </w:divBdr>
        </w:div>
        <w:div w:id="829098933">
          <w:marLeft w:val="0"/>
          <w:marRight w:val="0"/>
          <w:marTop w:val="0"/>
          <w:marBottom w:val="0"/>
          <w:divBdr>
            <w:top w:val="none" w:sz="0" w:space="0" w:color="auto"/>
            <w:left w:val="none" w:sz="0" w:space="0" w:color="auto"/>
            <w:bottom w:val="none" w:sz="0" w:space="0" w:color="auto"/>
            <w:right w:val="none" w:sz="0" w:space="0" w:color="auto"/>
          </w:divBdr>
        </w:div>
        <w:div w:id="701325595">
          <w:marLeft w:val="0"/>
          <w:marRight w:val="0"/>
          <w:marTop w:val="0"/>
          <w:marBottom w:val="0"/>
          <w:divBdr>
            <w:top w:val="none" w:sz="0" w:space="0" w:color="auto"/>
            <w:left w:val="none" w:sz="0" w:space="0" w:color="auto"/>
            <w:bottom w:val="none" w:sz="0" w:space="0" w:color="auto"/>
            <w:right w:val="none" w:sz="0" w:space="0" w:color="auto"/>
          </w:divBdr>
        </w:div>
        <w:div w:id="1797485576">
          <w:marLeft w:val="0"/>
          <w:marRight w:val="0"/>
          <w:marTop w:val="0"/>
          <w:marBottom w:val="0"/>
          <w:divBdr>
            <w:top w:val="none" w:sz="0" w:space="0" w:color="auto"/>
            <w:left w:val="none" w:sz="0" w:space="0" w:color="auto"/>
            <w:bottom w:val="none" w:sz="0" w:space="0" w:color="auto"/>
            <w:right w:val="none" w:sz="0" w:space="0" w:color="auto"/>
          </w:divBdr>
        </w:div>
        <w:div w:id="2019388330">
          <w:marLeft w:val="0"/>
          <w:marRight w:val="0"/>
          <w:marTop w:val="0"/>
          <w:marBottom w:val="0"/>
          <w:divBdr>
            <w:top w:val="none" w:sz="0" w:space="0" w:color="auto"/>
            <w:left w:val="none" w:sz="0" w:space="0" w:color="auto"/>
            <w:bottom w:val="none" w:sz="0" w:space="0" w:color="auto"/>
            <w:right w:val="none" w:sz="0" w:space="0" w:color="auto"/>
          </w:divBdr>
        </w:div>
        <w:div w:id="2074311801">
          <w:marLeft w:val="0"/>
          <w:marRight w:val="0"/>
          <w:marTop w:val="0"/>
          <w:marBottom w:val="0"/>
          <w:divBdr>
            <w:top w:val="none" w:sz="0" w:space="0" w:color="auto"/>
            <w:left w:val="none" w:sz="0" w:space="0" w:color="auto"/>
            <w:bottom w:val="none" w:sz="0" w:space="0" w:color="auto"/>
            <w:right w:val="none" w:sz="0" w:space="0" w:color="auto"/>
          </w:divBdr>
        </w:div>
        <w:div w:id="1292322285">
          <w:marLeft w:val="0"/>
          <w:marRight w:val="0"/>
          <w:marTop w:val="0"/>
          <w:marBottom w:val="0"/>
          <w:divBdr>
            <w:top w:val="none" w:sz="0" w:space="0" w:color="auto"/>
            <w:left w:val="none" w:sz="0" w:space="0" w:color="auto"/>
            <w:bottom w:val="none" w:sz="0" w:space="0" w:color="auto"/>
            <w:right w:val="none" w:sz="0" w:space="0" w:color="auto"/>
          </w:divBdr>
        </w:div>
        <w:div w:id="1055155038">
          <w:marLeft w:val="0"/>
          <w:marRight w:val="0"/>
          <w:marTop w:val="0"/>
          <w:marBottom w:val="0"/>
          <w:divBdr>
            <w:top w:val="none" w:sz="0" w:space="0" w:color="auto"/>
            <w:left w:val="none" w:sz="0" w:space="0" w:color="auto"/>
            <w:bottom w:val="none" w:sz="0" w:space="0" w:color="auto"/>
            <w:right w:val="none" w:sz="0" w:space="0" w:color="auto"/>
          </w:divBdr>
        </w:div>
        <w:div w:id="851257877">
          <w:marLeft w:val="0"/>
          <w:marRight w:val="0"/>
          <w:marTop w:val="0"/>
          <w:marBottom w:val="0"/>
          <w:divBdr>
            <w:top w:val="none" w:sz="0" w:space="0" w:color="auto"/>
            <w:left w:val="none" w:sz="0" w:space="0" w:color="auto"/>
            <w:bottom w:val="none" w:sz="0" w:space="0" w:color="auto"/>
            <w:right w:val="none" w:sz="0" w:space="0" w:color="auto"/>
          </w:divBdr>
        </w:div>
        <w:div w:id="1822967583">
          <w:marLeft w:val="0"/>
          <w:marRight w:val="0"/>
          <w:marTop w:val="0"/>
          <w:marBottom w:val="0"/>
          <w:divBdr>
            <w:top w:val="none" w:sz="0" w:space="0" w:color="auto"/>
            <w:left w:val="none" w:sz="0" w:space="0" w:color="auto"/>
            <w:bottom w:val="none" w:sz="0" w:space="0" w:color="auto"/>
            <w:right w:val="none" w:sz="0" w:space="0" w:color="auto"/>
          </w:divBdr>
        </w:div>
        <w:div w:id="114716476">
          <w:marLeft w:val="0"/>
          <w:marRight w:val="0"/>
          <w:marTop w:val="0"/>
          <w:marBottom w:val="0"/>
          <w:divBdr>
            <w:top w:val="none" w:sz="0" w:space="0" w:color="auto"/>
            <w:left w:val="none" w:sz="0" w:space="0" w:color="auto"/>
            <w:bottom w:val="none" w:sz="0" w:space="0" w:color="auto"/>
            <w:right w:val="none" w:sz="0" w:space="0" w:color="auto"/>
          </w:divBdr>
        </w:div>
        <w:div w:id="2088527492">
          <w:marLeft w:val="0"/>
          <w:marRight w:val="0"/>
          <w:marTop w:val="0"/>
          <w:marBottom w:val="0"/>
          <w:divBdr>
            <w:top w:val="none" w:sz="0" w:space="0" w:color="auto"/>
            <w:left w:val="none" w:sz="0" w:space="0" w:color="auto"/>
            <w:bottom w:val="none" w:sz="0" w:space="0" w:color="auto"/>
            <w:right w:val="none" w:sz="0" w:space="0" w:color="auto"/>
          </w:divBdr>
        </w:div>
        <w:div w:id="2018537821">
          <w:marLeft w:val="0"/>
          <w:marRight w:val="0"/>
          <w:marTop w:val="0"/>
          <w:marBottom w:val="0"/>
          <w:divBdr>
            <w:top w:val="none" w:sz="0" w:space="0" w:color="auto"/>
            <w:left w:val="none" w:sz="0" w:space="0" w:color="auto"/>
            <w:bottom w:val="none" w:sz="0" w:space="0" w:color="auto"/>
            <w:right w:val="none" w:sz="0" w:space="0" w:color="auto"/>
          </w:divBdr>
        </w:div>
        <w:div w:id="940381755">
          <w:marLeft w:val="0"/>
          <w:marRight w:val="0"/>
          <w:marTop w:val="0"/>
          <w:marBottom w:val="0"/>
          <w:divBdr>
            <w:top w:val="none" w:sz="0" w:space="0" w:color="auto"/>
            <w:left w:val="none" w:sz="0" w:space="0" w:color="auto"/>
            <w:bottom w:val="none" w:sz="0" w:space="0" w:color="auto"/>
            <w:right w:val="none" w:sz="0" w:space="0" w:color="auto"/>
          </w:divBdr>
        </w:div>
        <w:div w:id="1983391135">
          <w:marLeft w:val="0"/>
          <w:marRight w:val="0"/>
          <w:marTop w:val="0"/>
          <w:marBottom w:val="0"/>
          <w:divBdr>
            <w:top w:val="none" w:sz="0" w:space="0" w:color="auto"/>
            <w:left w:val="none" w:sz="0" w:space="0" w:color="auto"/>
            <w:bottom w:val="none" w:sz="0" w:space="0" w:color="auto"/>
            <w:right w:val="none" w:sz="0" w:space="0" w:color="auto"/>
          </w:divBdr>
        </w:div>
      </w:divsChild>
    </w:div>
    <w:div w:id="1452553397">
      <w:bodyDiv w:val="1"/>
      <w:marLeft w:val="0"/>
      <w:marRight w:val="0"/>
      <w:marTop w:val="0"/>
      <w:marBottom w:val="0"/>
      <w:divBdr>
        <w:top w:val="none" w:sz="0" w:space="0" w:color="auto"/>
        <w:left w:val="none" w:sz="0" w:space="0" w:color="auto"/>
        <w:bottom w:val="none" w:sz="0" w:space="0" w:color="auto"/>
        <w:right w:val="none" w:sz="0" w:space="0" w:color="auto"/>
      </w:divBdr>
      <w:divsChild>
        <w:div w:id="693727259">
          <w:marLeft w:val="0"/>
          <w:marRight w:val="0"/>
          <w:marTop w:val="0"/>
          <w:marBottom w:val="0"/>
          <w:divBdr>
            <w:top w:val="none" w:sz="0" w:space="0" w:color="auto"/>
            <w:left w:val="none" w:sz="0" w:space="0" w:color="auto"/>
            <w:bottom w:val="none" w:sz="0" w:space="0" w:color="auto"/>
            <w:right w:val="none" w:sz="0" w:space="0" w:color="auto"/>
          </w:divBdr>
          <w:divsChild>
            <w:div w:id="281499742">
              <w:marLeft w:val="0"/>
              <w:marRight w:val="0"/>
              <w:marTop w:val="0"/>
              <w:marBottom w:val="0"/>
              <w:divBdr>
                <w:top w:val="none" w:sz="0" w:space="0" w:color="auto"/>
                <w:left w:val="none" w:sz="0" w:space="0" w:color="auto"/>
                <w:bottom w:val="none" w:sz="0" w:space="0" w:color="auto"/>
                <w:right w:val="none" w:sz="0" w:space="0" w:color="auto"/>
              </w:divBdr>
              <w:divsChild>
                <w:div w:id="1059086286">
                  <w:marLeft w:val="0"/>
                  <w:marRight w:val="0"/>
                  <w:marTop w:val="0"/>
                  <w:marBottom w:val="0"/>
                  <w:divBdr>
                    <w:top w:val="none" w:sz="0" w:space="0" w:color="auto"/>
                    <w:left w:val="none" w:sz="0" w:space="0" w:color="auto"/>
                    <w:bottom w:val="none" w:sz="0" w:space="0" w:color="auto"/>
                    <w:right w:val="none" w:sz="0" w:space="0" w:color="auto"/>
                  </w:divBdr>
                  <w:divsChild>
                    <w:div w:id="1596742304">
                      <w:marLeft w:val="0"/>
                      <w:marRight w:val="0"/>
                      <w:marTop w:val="0"/>
                      <w:marBottom w:val="0"/>
                      <w:divBdr>
                        <w:top w:val="none" w:sz="0" w:space="0" w:color="auto"/>
                        <w:left w:val="none" w:sz="0" w:space="0" w:color="auto"/>
                        <w:bottom w:val="none" w:sz="0" w:space="0" w:color="auto"/>
                        <w:right w:val="none" w:sz="0" w:space="0" w:color="auto"/>
                      </w:divBdr>
                      <w:divsChild>
                        <w:div w:id="2088140214">
                          <w:marLeft w:val="0"/>
                          <w:marRight w:val="0"/>
                          <w:marTop w:val="0"/>
                          <w:marBottom w:val="0"/>
                          <w:divBdr>
                            <w:top w:val="none" w:sz="0" w:space="0" w:color="auto"/>
                            <w:left w:val="none" w:sz="0" w:space="0" w:color="auto"/>
                            <w:bottom w:val="none" w:sz="0" w:space="0" w:color="auto"/>
                            <w:right w:val="none" w:sz="0" w:space="0" w:color="auto"/>
                          </w:divBdr>
                          <w:divsChild>
                            <w:div w:id="38482634">
                              <w:marLeft w:val="0"/>
                              <w:marRight w:val="0"/>
                              <w:marTop w:val="0"/>
                              <w:marBottom w:val="0"/>
                              <w:divBdr>
                                <w:top w:val="none" w:sz="0" w:space="0" w:color="auto"/>
                                <w:left w:val="none" w:sz="0" w:space="0" w:color="auto"/>
                                <w:bottom w:val="none" w:sz="0" w:space="0" w:color="auto"/>
                                <w:right w:val="none" w:sz="0" w:space="0" w:color="auto"/>
                              </w:divBdr>
                              <w:divsChild>
                                <w:div w:id="320276701">
                                  <w:marLeft w:val="0"/>
                                  <w:marRight w:val="0"/>
                                  <w:marTop w:val="0"/>
                                  <w:marBottom w:val="0"/>
                                  <w:divBdr>
                                    <w:top w:val="none" w:sz="0" w:space="0" w:color="auto"/>
                                    <w:left w:val="none" w:sz="0" w:space="0" w:color="auto"/>
                                    <w:bottom w:val="none" w:sz="0" w:space="0" w:color="auto"/>
                                    <w:right w:val="none" w:sz="0" w:space="0" w:color="auto"/>
                                  </w:divBdr>
                                  <w:divsChild>
                                    <w:div w:id="902105506">
                                      <w:marLeft w:val="0"/>
                                      <w:marRight w:val="0"/>
                                      <w:marTop w:val="0"/>
                                      <w:marBottom w:val="0"/>
                                      <w:divBdr>
                                        <w:top w:val="none" w:sz="0" w:space="0" w:color="auto"/>
                                        <w:left w:val="none" w:sz="0" w:space="0" w:color="auto"/>
                                        <w:bottom w:val="none" w:sz="0" w:space="0" w:color="auto"/>
                                        <w:right w:val="none" w:sz="0" w:space="0" w:color="auto"/>
                                      </w:divBdr>
                                      <w:divsChild>
                                        <w:div w:id="582954215">
                                          <w:marLeft w:val="0"/>
                                          <w:marRight w:val="0"/>
                                          <w:marTop w:val="0"/>
                                          <w:marBottom w:val="0"/>
                                          <w:divBdr>
                                            <w:top w:val="none" w:sz="0" w:space="0" w:color="auto"/>
                                            <w:left w:val="none" w:sz="0" w:space="0" w:color="auto"/>
                                            <w:bottom w:val="none" w:sz="0" w:space="0" w:color="auto"/>
                                            <w:right w:val="none" w:sz="0" w:space="0" w:color="auto"/>
                                          </w:divBdr>
                                          <w:divsChild>
                                            <w:div w:id="1508524568">
                                              <w:marLeft w:val="0"/>
                                              <w:marRight w:val="0"/>
                                              <w:marTop w:val="0"/>
                                              <w:marBottom w:val="0"/>
                                              <w:divBdr>
                                                <w:top w:val="none" w:sz="0" w:space="0" w:color="auto"/>
                                                <w:left w:val="none" w:sz="0" w:space="0" w:color="auto"/>
                                                <w:bottom w:val="none" w:sz="0" w:space="0" w:color="auto"/>
                                                <w:right w:val="none" w:sz="0" w:space="0" w:color="auto"/>
                                              </w:divBdr>
                                              <w:divsChild>
                                                <w:div w:id="214322100">
                                                  <w:marLeft w:val="0"/>
                                                  <w:marRight w:val="0"/>
                                                  <w:marTop w:val="0"/>
                                                  <w:marBottom w:val="0"/>
                                                  <w:divBdr>
                                                    <w:top w:val="none" w:sz="0" w:space="0" w:color="auto"/>
                                                    <w:left w:val="none" w:sz="0" w:space="0" w:color="auto"/>
                                                    <w:bottom w:val="none" w:sz="0" w:space="0" w:color="auto"/>
                                                    <w:right w:val="none" w:sz="0" w:space="0" w:color="auto"/>
                                                  </w:divBdr>
                                                  <w:divsChild>
                                                    <w:div w:id="272445003">
                                                      <w:marLeft w:val="0"/>
                                                      <w:marRight w:val="0"/>
                                                      <w:marTop w:val="0"/>
                                                      <w:marBottom w:val="0"/>
                                                      <w:divBdr>
                                                        <w:top w:val="none" w:sz="0" w:space="0" w:color="auto"/>
                                                        <w:left w:val="none" w:sz="0" w:space="0" w:color="auto"/>
                                                        <w:bottom w:val="none" w:sz="0" w:space="0" w:color="auto"/>
                                                        <w:right w:val="none" w:sz="0" w:space="0" w:color="auto"/>
                                                      </w:divBdr>
                                                      <w:divsChild>
                                                        <w:div w:id="1960990506">
                                                          <w:marLeft w:val="0"/>
                                                          <w:marRight w:val="0"/>
                                                          <w:marTop w:val="0"/>
                                                          <w:marBottom w:val="0"/>
                                                          <w:divBdr>
                                                            <w:top w:val="none" w:sz="0" w:space="0" w:color="auto"/>
                                                            <w:left w:val="none" w:sz="0" w:space="0" w:color="auto"/>
                                                            <w:bottom w:val="none" w:sz="0" w:space="0" w:color="auto"/>
                                                            <w:right w:val="none" w:sz="0" w:space="0" w:color="auto"/>
                                                          </w:divBdr>
                                                          <w:divsChild>
                                                            <w:div w:id="13965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5123336">
      <w:bodyDiv w:val="1"/>
      <w:marLeft w:val="0"/>
      <w:marRight w:val="0"/>
      <w:marTop w:val="0"/>
      <w:marBottom w:val="0"/>
      <w:divBdr>
        <w:top w:val="none" w:sz="0" w:space="0" w:color="auto"/>
        <w:left w:val="none" w:sz="0" w:space="0" w:color="auto"/>
        <w:bottom w:val="none" w:sz="0" w:space="0" w:color="auto"/>
        <w:right w:val="none" w:sz="0" w:space="0" w:color="auto"/>
      </w:divBdr>
    </w:div>
    <w:div w:id="1510826354">
      <w:bodyDiv w:val="1"/>
      <w:marLeft w:val="0"/>
      <w:marRight w:val="0"/>
      <w:marTop w:val="0"/>
      <w:marBottom w:val="0"/>
      <w:divBdr>
        <w:top w:val="none" w:sz="0" w:space="0" w:color="auto"/>
        <w:left w:val="none" w:sz="0" w:space="0" w:color="auto"/>
        <w:bottom w:val="none" w:sz="0" w:space="0" w:color="auto"/>
        <w:right w:val="none" w:sz="0" w:space="0" w:color="auto"/>
      </w:divBdr>
    </w:div>
    <w:div w:id="1542982211">
      <w:bodyDiv w:val="1"/>
      <w:marLeft w:val="0"/>
      <w:marRight w:val="0"/>
      <w:marTop w:val="0"/>
      <w:marBottom w:val="0"/>
      <w:divBdr>
        <w:top w:val="none" w:sz="0" w:space="0" w:color="auto"/>
        <w:left w:val="none" w:sz="0" w:space="0" w:color="auto"/>
        <w:bottom w:val="none" w:sz="0" w:space="0" w:color="auto"/>
        <w:right w:val="none" w:sz="0" w:space="0" w:color="auto"/>
      </w:divBdr>
      <w:divsChild>
        <w:div w:id="157961571">
          <w:marLeft w:val="0"/>
          <w:marRight w:val="0"/>
          <w:marTop w:val="0"/>
          <w:marBottom w:val="0"/>
          <w:divBdr>
            <w:top w:val="none" w:sz="0" w:space="0" w:color="auto"/>
            <w:left w:val="none" w:sz="0" w:space="0" w:color="auto"/>
            <w:bottom w:val="none" w:sz="0" w:space="0" w:color="auto"/>
            <w:right w:val="none" w:sz="0" w:space="0" w:color="auto"/>
          </w:divBdr>
          <w:divsChild>
            <w:div w:id="1798454023">
              <w:marLeft w:val="0"/>
              <w:marRight w:val="0"/>
              <w:marTop w:val="0"/>
              <w:marBottom w:val="0"/>
              <w:divBdr>
                <w:top w:val="none" w:sz="0" w:space="0" w:color="auto"/>
                <w:left w:val="none" w:sz="0" w:space="0" w:color="auto"/>
                <w:bottom w:val="none" w:sz="0" w:space="0" w:color="auto"/>
                <w:right w:val="none" w:sz="0" w:space="0" w:color="auto"/>
              </w:divBdr>
              <w:divsChild>
                <w:div w:id="394200991">
                  <w:marLeft w:val="0"/>
                  <w:marRight w:val="0"/>
                  <w:marTop w:val="0"/>
                  <w:marBottom w:val="0"/>
                  <w:divBdr>
                    <w:top w:val="none" w:sz="0" w:space="0" w:color="auto"/>
                    <w:left w:val="none" w:sz="0" w:space="0" w:color="auto"/>
                    <w:bottom w:val="none" w:sz="0" w:space="0" w:color="auto"/>
                    <w:right w:val="none" w:sz="0" w:space="0" w:color="auto"/>
                  </w:divBdr>
                  <w:divsChild>
                    <w:div w:id="314069986">
                      <w:marLeft w:val="0"/>
                      <w:marRight w:val="0"/>
                      <w:marTop w:val="0"/>
                      <w:marBottom w:val="0"/>
                      <w:divBdr>
                        <w:top w:val="none" w:sz="0" w:space="0" w:color="auto"/>
                        <w:left w:val="none" w:sz="0" w:space="0" w:color="auto"/>
                        <w:bottom w:val="none" w:sz="0" w:space="0" w:color="auto"/>
                        <w:right w:val="none" w:sz="0" w:space="0" w:color="auto"/>
                      </w:divBdr>
                      <w:divsChild>
                        <w:div w:id="441416493">
                          <w:marLeft w:val="0"/>
                          <w:marRight w:val="0"/>
                          <w:marTop w:val="0"/>
                          <w:marBottom w:val="0"/>
                          <w:divBdr>
                            <w:top w:val="none" w:sz="0" w:space="0" w:color="auto"/>
                            <w:left w:val="none" w:sz="0" w:space="0" w:color="auto"/>
                            <w:bottom w:val="none" w:sz="0" w:space="0" w:color="auto"/>
                            <w:right w:val="none" w:sz="0" w:space="0" w:color="auto"/>
                          </w:divBdr>
                          <w:divsChild>
                            <w:div w:id="1557736485">
                              <w:marLeft w:val="0"/>
                              <w:marRight w:val="0"/>
                              <w:marTop w:val="0"/>
                              <w:marBottom w:val="0"/>
                              <w:divBdr>
                                <w:top w:val="none" w:sz="0" w:space="0" w:color="auto"/>
                                <w:left w:val="none" w:sz="0" w:space="0" w:color="auto"/>
                                <w:bottom w:val="none" w:sz="0" w:space="0" w:color="auto"/>
                                <w:right w:val="none" w:sz="0" w:space="0" w:color="auto"/>
                              </w:divBdr>
                              <w:divsChild>
                                <w:div w:id="2010211307">
                                  <w:marLeft w:val="0"/>
                                  <w:marRight w:val="0"/>
                                  <w:marTop w:val="0"/>
                                  <w:marBottom w:val="0"/>
                                  <w:divBdr>
                                    <w:top w:val="none" w:sz="0" w:space="0" w:color="auto"/>
                                    <w:left w:val="none" w:sz="0" w:space="0" w:color="auto"/>
                                    <w:bottom w:val="none" w:sz="0" w:space="0" w:color="auto"/>
                                    <w:right w:val="none" w:sz="0" w:space="0" w:color="auto"/>
                                  </w:divBdr>
                                  <w:divsChild>
                                    <w:div w:id="1496994144">
                                      <w:marLeft w:val="0"/>
                                      <w:marRight w:val="0"/>
                                      <w:marTop w:val="0"/>
                                      <w:marBottom w:val="0"/>
                                      <w:divBdr>
                                        <w:top w:val="none" w:sz="0" w:space="0" w:color="auto"/>
                                        <w:left w:val="none" w:sz="0" w:space="0" w:color="auto"/>
                                        <w:bottom w:val="none" w:sz="0" w:space="0" w:color="auto"/>
                                        <w:right w:val="none" w:sz="0" w:space="0" w:color="auto"/>
                                      </w:divBdr>
                                      <w:divsChild>
                                        <w:div w:id="1334147533">
                                          <w:marLeft w:val="0"/>
                                          <w:marRight w:val="0"/>
                                          <w:marTop w:val="0"/>
                                          <w:marBottom w:val="0"/>
                                          <w:divBdr>
                                            <w:top w:val="none" w:sz="0" w:space="0" w:color="auto"/>
                                            <w:left w:val="none" w:sz="0" w:space="0" w:color="auto"/>
                                            <w:bottom w:val="none" w:sz="0" w:space="0" w:color="auto"/>
                                            <w:right w:val="none" w:sz="0" w:space="0" w:color="auto"/>
                                          </w:divBdr>
                                          <w:divsChild>
                                            <w:div w:id="987981476">
                                              <w:marLeft w:val="0"/>
                                              <w:marRight w:val="0"/>
                                              <w:marTop w:val="0"/>
                                              <w:marBottom w:val="0"/>
                                              <w:divBdr>
                                                <w:top w:val="none" w:sz="0" w:space="0" w:color="auto"/>
                                                <w:left w:val="none" w:sz="0" w:space="0" w:color="auto"/>
                                                <w:bottom w:val="none" w:sz="0" w:space="0" w:color="auto"/>
                                                <w:right w:val="none" w:sz="0" w:space="0" w:color="auto"/>
                                              </w:divBdr>
                                              <w:divsChild>
                                                <w:div w:id="2103069226">
                                                  <w:marLeft w:val="0"/>
                                                  <w:marRight w:val="0"/>
                                                  <w:marTop w:val="0"/>
                                                  <w:marBottom w:val="0"/>
                                                  <w:divBdr>
                                                    <w:top w:val="none" w:sz="0" w:space="0" w:color="auto"/>
                                                    <w:left w:val="none" w:sz="0" w:space="0" w:color="auto"/>
                                                    <w:bottom w:val="none" w:sz="0" w:space="0" w:color="auto"/>
                                                    <w:right w:val="none" w:sz="0" w:space="0" w:color="auto"/>
                                                  </w:divBdr>
                                                  <w:divsChild>
                                                    <w:div w:id="2146267497">
                                                      <w:marLeft w:val="0"/>
                                                      <w:marRight w:val="0"/>
                                                      <w:marTop w:val="0"/>
                                                      <w:marBottom w:val="0"/>
                                                      <w:divBdr>
                                                        <w:top w:val="none" w:sz="0" w:space="0" w:color="auto"/>
                                                        <w:left w:val="none" w:sz="0" w:space="0" w:color="auto"/>
                                                        <w:bottom w:val="none" w:sz="0" w:space="0" w:color="auto"/>
                                                        <w:right w:val="none" w:sz="0" w:space="0" w:color="auto"/>
                                                      </w:divBdr>
                                                      <w:divsChild>
                                                        <w:div w:id="618295414">
                                                          <w:marLeft w:val="0"/>
                                                          <w:marRight w:val="0"/>
                                                          <w:marTop w:val="0"/>
                                                          <w:marBottom w:val="0"/>
                                                          <w:divBdr>
                                                            <w:top w:val="none" w:sz="0" w:space="0" w:color="auto"/>
                                                            <w:left w:val="none" w:sz="0" w:space="0" w:color="auto"/>
                                                            <w:bottom w:val="none" w:sz="0" w:space="0" w:color="auto"/>
                                                            <w:right w:val="none" w:sz="0" w:space="0" w:color="auto"/>
                                                          </w:divBdr>
                                                          <w:divsChild>
                                                            <w:div w:id="18493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288299">
      <w:bodyDiv w:val="1"/>
      <w:marLeft w:val="0"/>
      <w:marRight w:val="0"/>
      <w:marTop w:val="0"/>
      <w:marBottom w:val="0"/>
      <w:divBdr>
        <w:top w:val="none" w:sz="0" w:space="0" w:color="auto"/>
        <w:left w:val="none" w:sz="0" w:space="0" w:color="auto"/>
        <w:bottom w:val="none" w:sz="0" w:space="0" w:color="auto"/>
        <w:right w:val="none" w:sz="0" w:space="0" w:color="auto"/>
      </w:divBdr>
    </w:div>
    <w:div w:id="1551189734">
      <w:bodyDiv w:val="1"/>
      <w:marLeft w:val="0"/>
      <w:marRight w:val="0"/>
      <w:marTop w:val="0"/>
      <w:marBottom w:val="0"/>
      <w:divBdr>
        <w:top w:val="none" w:sz="0" w:space="0" w:color="auto"/>
        <w:left w:val="none" w:sz="0" w:space="0" w:color="auto"/>
        <w:bottom w:val="none" w:sz="0" w:space="0" w:color="auto"/>
        <w:right w:val="none" w:sz="0" w:space="0" w:color="auto"/>
      </w:divBdr>
    </w:div>
    <w:div w:id="1555045336">
      <w:bodyDiv w:val="1"/>
      <w:marLeft w:val="0"/>
      <w:marRight w:val="0"/>
      <w:marTop w:val="0"/>
      <w:marBottom w:val="0"/>
      <w:divBdr>
        <w:top w:val="none" w:sz="0" w:space="0" w:color="auto"/>
        <w:left w:val="none" w:sz="0" w:space="0" w:color="auto"/>
        <w:bottom w:val="none" w:sz="0" w:space="0" w:color="auto"/>
        <w:right w:val="none" w:sz="0" w:space="0" w:color="auto"/>
      </w:divBdr>
      <w:divsChild>
        <w:div w:id="931284515">
          <w:marLeft w:val="0"/>
          <w:marRight w:val="0"/>
          <w:marTop w:val="0"/>
          <w:marBottom w:val="0"/>
          <w:divBdr>
            <w:top w:val="none" w:sz="0" w:space="0" w:color="auto"/>
            <w:left w:val="none" w:sz="0" w:space="0" w:color="auto"/>
            <w:bottom w:val="none" w:sz="0" w:space="0" w:color="auto"/>
            <w:right w:val="none" w:sz="0" w:space="0" w:color="auto"/>
          </w:divBdr>
          <w:divsChild>
            <w:div w:id="379012075">
              <w:marLeft w:val="0"/>
              <w:marRight w:val="0"/>
              <w:marTop w:val="0"/>
              <w:marBottom w:val="0"/>
              <w:divBdr>
                <w:top w:val="none" w:sz="0" w:space="0" w:color="auto"/>
                <w:left w:val="none" w:sz="0" w:space="0" w:color="auto"/>
                <w:bottom w:val="none" w:sz="0" w:space="0" w:color="auto"/>
                <w:right w:val="none" w:sz="0" w:space="0" w:color="auto"/>
              </w:divBdr>
              <w:divsChild>
                <w:div w:id="1032727222">
                  <w:marLeft w:val="0"/>
                  <w:marRight w:val="0"/>
                  <w:marTop w:val="0"/>
                  <w:marBottom w:val="0"/>
                  <w:divBdr>
                    <w:top w:val="none" w:sz="0" w:space="0" w:color="auto"/>
                    <w:left w:val="none" w:sz="0" w:space="0" w:color="auto"/>
                    <w:bottom w:val="none" w:sz="0" w:space="0" w:color="auto"/>
                    <w:right w:val="none" w:sz="0" w:space="0" w:color="auto"/>
                  </w:divBdr>
                  <w:divsChild>
                    <w:div w:id="1458914263">
                      <w:marLeft w:val="0"/>
                      <w:marRight w:val="0"/>
                      <w:marTop w:val="0"/>
                      <w:marBottom w:val="0"/>
                      <w:divBdr>
                        <w:top w:val="none" w:sz="0" w:space="0" w:color="auto"/>
                        <w:left w:val="none" w:sz="0" w:space="0" w:color="auto"/>
                        <w:bottom w:val="none" w:sz="0" w:space="0" w:color="auto"/>
                        <w:right w:val="none" w:sz="0" w:space="0" w:color="auto"/>
                      </w:divBdr>
                      <w:divsChild>
                        <w:div w:id="194118482">
                          <w:marLeft w:val="0"/>
                          <w:marRight w:val="0"/>
                          <w:marTop w:val="0"/>
                          <w:marBottom w:val="0"/>
                          <w:divBdr>
                            <w:top w:val="none" w:sz="0" w:space="0" w:color="auto"/>
                            <w:left w:val="none" w:sz="0" w:space="0" w:color="auto"/>
                            <w:bottom w:val="none" w:sz="0" w:space="0" w:color="auto"/>
                            <w:right w:val="none" w:sz="0" w:space="0" w:color="auto"/>
                          </w:divBdr>
                          <w:divsChild>
                            <w:div w:id="327904727">
                              <w:marLeft w:val="0"/>
                              <w:marRight w:val="0"/>
                              <w:marTop w:val="0"/>
                              <w:marBottom w:val="0"/>
                              <w:divBdr>
                                <w:top w:val="none" w:sz="0" w:space="0" w:color="auto"/>
                                <w:left w:val="none" w:sz="0" w:space="0" w:color="auto"/>
                                <w:bottom w:val="none" w:sz="0" w:space="0" w:color="auto"/>
                                <w:right w:val="none" w:sz="0" w:space="0" w:color="auto"/>
                              </w:divBdr>
                              <w:divsChild>
                                <w:div w:id="1808814283">
                                  <w:marLeft w:val="0"/>
                                  <w:marRight w:val="0"/>
                                  <w:marTop w:val="0"/>
                                  <w:marBottom w:val="0"/>
                                  <w:divBdr>
                                    <w:top w:val="none" w:sz="0" w:space="0" w:color="auto"/>
                                    <w:left w:val="none" w:sz="0" w:space="0" w:color="auto"/>
                                    <w:bottom w:val="none" w:sz="0" w:space="0" w:color="auto"/>
                                    <w:right w:val="none" w:sz="0" w:space="0" w:color="auto"/>
                                  </w:divBdr>
                                  <w:divsChild>
                                    <w:div w:id="1282299639">
                                      <w:marLeft w:val="0"/>
                                      <w:marRight w:val="0"/>
                                      <w:marTop w:val="0"/>
                                      <w:marBottom w:val="0"/>
                                      <w:divBdr>
                                        <w:top w:val="none" w:sz="0" w:space="0" w:color="auto"/>
                                        <w:left w:val="none" w:sz="0" w:space="0" w:color="auto"/>
                                        <w:bottom w:val="none" w:sz="0" w:space="0" w:color="auto"/>
                                        <w:right w:val="none" w:sz="0" w:space="0" w:color="auto"/>
                                      </w:divBdr>
                                      <w:divsChild>
                                        <w:div w:id="732311173">
                                          <w:marLeft w:val="0"/>
                                          <w:marRight w:val="0"/>
                                          <w:marTop w:val="0"/>
                                          <w:marBottom w:val="0"/>
                                          <w:divBdr>
                                            <w:top w:val="none" w:sz="0" w:space="0" w:color="auto"/>
                                            <w:left w:val="none" w:sz="0" w:space="0" w:color="auto"/>
                                            <w:bottom w:val="none" w:sz="0" w:space="0" w:color="auto"/>
                                            <w:right w:val="none" w:sz="0" w:space="0" w:color="auto"/>
                                          </w:divBdr>
                                          <w:divsChild>
                                            <w:div w:id="620956861">
                                              <w:marLeft w:val="0"/>
                                              <w:marRight w:val="0"/>
                                              <w:marTop w:val="0"/>
                                              <w:marBottom w:val="0"/>
                                              <w:divBdr>
                                                <w:top w:val="none" w:sz="0" w:space="0" w:color="auto"/>
                                                <w:left w:val="none" w:sz="0" w:space="0" w:color="auto"/>
                                                <w:bottom w:val="none" w:sz="0" w:space="0" w:color="auto"/>
                                                <w:right w:val="none" w:sz="0" w:space="0" w:color="auto"/>
                                              </w:divBdr>
                                              <w:divsChild>
                                                <w:div w:id="393042905">
                                                  <w:marLeft w:val="0"/>
                                                  <w:marRight w:val="0"/>
                                                  <w:marTop w:val="0"/>
                                                  <w:marBottom w:val="0"/>
                                                  <w:divBdr>
                                                    <w:top w:val="none" w:sz="0" w:space="0" w:color="auto"/>
                                                    <w:left w:val="none" w:sz="0" w:space="0" w:color="auto"/>
                                                    <w:bottom w:val="none" w:sz="0" w:space="0" w:color="auto"/>
                                                    <w:right w:val="none" w:sz="0" w:space="0" w:color="auto"/>
                                                  </w:divBdr>
                                                  <w:divsChild>
                                                    <w:div w:id="528379028">
                                                      <w:marLeft w:val="0"/>
                                                      <w:marRight w:val="0"/>
                                                      <w:marTop w:val="0"/>
                                                      <w:marBottom w:val="0"/>
                                                      <w:divBdr>
                                                        <w:top w:val="none" w:sz="0" w:space="0" w:color="auto"/>
                                                        <w:left w:val="none" w:sz="0" w:space="0" w:color="auto"/>
                                                        <w:bottom w:val="none" w:sz="0" w:space="0" w:color="auto"/>
                                                        <w:right w:val="none" w:sz="0" w:space="0" w:color="auto"/>
                                                      </w:divBdr>
                                                      <w:divsChild>
                                                        <w:div w:id="2095467506">
                                                          <w:marLeft w:val="0"/>
                                                          <w:marRight w:val="0"/>
                                                          <w:marTop w:val="0"/>
                                                          <w:marBottom w:val="0"/>
                                                          <w:divBdr>
                                                            <w:top w:val="none" w:sz="0" w:space="0" w:color="auto"/>
                                                            <w:left w:val="none" w:sz="0" w:space="0" w:color="auto"/>
                                                            <w:bottom w:val="none" w:sz="0" w:space="0" w:color="auto"/>
                                                            <w:right w:val="none" w:sz="0" w:space="0" w:color="auto"/>
                                                          </w:divBdr>
                                                          <w:divsChild>
                                                            <w:div w:id="7794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382244">
      <w:bodyDiv w:val="1"/>
      <w:marLeft w:val="0"/>
      <w:marRight w:val="0"/>
      <w:marTop w:val="0"/>
      <w:marBottom w:val="0"/>
      <w:divBdr>
        <w:top w:val="none" w:sz="0" w:space="0" w:color="auto"/>
        <w:left w:val="none" w:sz="0" w:space="0" w:color="auto"/>
        <w:bottom w:val="none" w:sz="0" w:space="0" w:color="auto"/>
        <w:right w:val="none" w:sz="0" w:space="0" w:color="auto"/>
      </w:divBdr>
      <w:divsChild>
        <w:div w:id="1009408039">
          <w:marLeft w:val="0"/>
          <w:marRight w:val="0"/>
          <w:marTop w:val="0"/>
          <w:marBottom w:val="0"/>
          <w:divBdr>
            <w:top w:val="none" w:sz="0" w:space="0" w:color="auto"/>
            <w:left w:val="none" w:sz="0" w:space="0" w:color="auto"/>
            <w:bottom w:val="none" w:sz="0" w:space="0" w:color="auto"/>
            <w:right w:val="none" w:sz="0" w:space="0" w:color="auto"/>
          </w:divBdr>
          <w:divsChild>
            <w:div w:id="2102991909">
              <w:marLeft w:val="0"/>
              <w:marRight w:val="0"/>
              <w:marTop w:val="0"/>
              <w:marBottom w:val="0"/>
              <w:divBdr>
                <w:top w:val="none" w:sz="0" w:space="0" w:color="auto"/>
                <w:left w:val="none" w:sz="0" w:space="0" w:color="auto"/>
                <w:bottom w:val="none" w:sz="0" w:space="0" w:color="auto"/>
                <w:right w:val="none" w:sz="0" w:space="0" w:color="auto"/>
              </w:divBdr>
              <w:divsChild>
                <w:div w:id="125634460">
                  <w:marLeft w:val="0"/>
                  <w:marRight w:val="0"/>
                  <w:marTop w:val="0"/>
                  <w:marBottom w:val="0"/>
                  <w:divBdr>
                    <w:top w:val="none" w:sz="0" w:space="0" w:color="auto"/>
                    <w:left w:val="none" w:sz="0" w:space="0" w:color="auto"/>
                    <w:bottom w:val="none" w:sz="0" w:space="0" w:color="auto"/>
                    <w:right w:val="none" w:sz="0" w:space="0" w:color="auto"/>
                  </w:divBdr>
                  <w:divsChild>
                    <w:div w:id="1128473242">
                      <w:marLeft w:val="0"/>
                      <w:marRight w:val="0"/>
                      <w:marTop w:val="0"/>
                      <w:marBottom w:val="0"/>
                      <w:divBdr>
                        <w:top w:val="none" w:sz="0" w:space="0" w:color="auto"/>
                        <w:left w:val="none" w:sz="0" w:space="0" w:color="auto"/>
                        <w:bottom w:val="none" w:sz="0" w:space="0" w:color="auto"/>
                        <w:right w:val="none" w:sz="0" w:space="0" w:color="auto"/>
                      </w:divBdr>
                      <w:divsChild>
                        <w:div w:id="913196505">
                          <w:marLeft w:val="0"/>
                          <w:marRight w:val="0"/>
                          <w:marTop w:val="0"/>
                          <w:marBottom w:val="0"/>
                          <w:divBdr>
                            <w:top w:val="none" w:sz="0" w:space="0" w:color="auto"/>
                            <w:left w:val="none" w:sz="0" w:space="0" w:color="auto"/>
                            <w:bottom w:val="none" w:sz="0" w:space="0" w:color="auto"/>
                            <w:right w:val="none" w:sz="0" w:space="0" w:color="auto"/>
                          </w:divBdr>
                          <w:divsChild>
                            <w:div w:id="1299804953">
                              <w:marLeft w:val="0"/>
                              <w:marRight w:val="0"/>
                              <w:marTop w:val="0"/>
                              <w:marBottom w:val="0"/>
                              <w:divBdr>
                                <w:top w:val="none" w:sz="0" w:space="0" w:color="auto"/>
                                <w:left w:val="none" w:sz="0" w:space="0" w:color="auto"/>
                                <w:bottom w:val="none" w:sz="0" w:space="0" w:color="auto"/>
                                <w:right w:val="none" w:sz="0" w:space="0" w:color="auto"/>
                              </w:divBdr>
                              <w:divsChild>
                                <w:div w:id="2047367703">
                                  <w:marLeft w:val="0"/>
                                  <w:marRight w:val="0"/>
                                  <w:marTop w:val="0"/>
                                  <w:marBottom w:val="0"/>
                                  <w:divBdr>
                                    <w:top w:val="none" w:sz="0" w:space="0" w:color="auto"/>
                                    <w:left w:val="none" w:sz="0" w:space="0" w:color="auto"/>
                                    <w:bottom w:val="none" w:sz="0" w:space="0" w:color="auto"/>
                                    <w:right w:val="none" w:sz="0" w:space="0" w:color="auto"/>
                                  </w:divBdr>
                                  <w:divsChild>
                                    <w:div w:id="1613827933">
                                      <w:marLeft w:val="0"/>
                                      <w:marRight w:val="0"/>
                                      <w:marTop w:val="0"/>
                                      <w:marBottom w:val="0"/>
                                      <w:divBdr>
                                        <w:top w:val="none" w:sz="0" w:space="0" w:color="auto"/>
                                        <w:left w:val="none" w:sz="0" w:space="0" w:color="auto"/>
                                        <w:bottom w:val="none" w:sz="0" w:space="0" w:color="auto"/>
                                        <w:right w:val="none" w:sz="0" w:space="0" w:color="auto"/>
                                      </w:divBdr>
                                      <w:divsChild>
                                        <w:div w:id="257373931">
                                          <w:marLeft w:val="0"/>
                                          <w:marRight w:val="0"/>
                                          <w:marTop w:val="0"/>
                                          <w:marBottom w:val="0"/>
                                          <w:divBdr>
                                            <w:top w:val="none" w:sz="0" w:space="0" w:color="auto"/>
                                            <w:left w:val="none" w:sz="0" w:space="0" w:color="auto"/>
                                            <w:bottom w:val="none" w:sz="0" w:space="0" w:color="auto"/>
                                            <w:right w:val="none" w:sz="0" w:space="0" w:color="auto"/>
                                          </w:divBdr>
                                          <w:divsChild>
                                            <w:div w:id="1452627204">
                                              <w:marLeft w:val="0"/>
                                              <w:marRight w:val="0"/>
                                              <w:marTop w:val="0"/>
                                              <w:marBottom w:val="0"/>
                                              <w:divBdr>
                                                <w:top w:val="none" w:sz="0" w:space="0" w:color="auto"/>
                                                <w:left w:val="none" w:sz="0" w:space="0" w:color="auto"/>
                                                <w:bottom w:val="none" w:sz="0" w:space="0" w:color="auto"/>
                                                <w:right w:val="none" w:sz="0" w:space="0" w:color="auto"/>
                                              </w:divBdr>
                                              <w:divsChild>
                                                <w:div w:id="1617711769">
                                                  <w:marLeft w:val="0"/>
                                                  <w:marRight w:val="0"/>
                                                  <w:marTop w:val="0"/>
                                                  <w:marBottom w:val="0"/>
                                                  <w:divBdr>
                                                    <w:top w:val="none" w:sz="0" w:space="0" w:color="auto"/>
                                                    <w:left w:val="none" w:sz="0" w:space="0" w:color="auto"/>
                                                    <w:bottom w:val="none" w:sz="0" w:space="0" w:color="auto"/>
                                                    <w:right w:val="none" w:sz="0" w:space="0" w:color="auto"/>
                                                  </w:divBdr>
                                                  <w:divsChild>
                                                    <w:div w:id="1946691456">
                                                      <w:marLeft w:val="0"/>
                                                      <w:marRight w:val="0"/>
                                                      <w:marTop w:val="0"/>
                                                      <w:marBottom w:val="0"/>
                                                      <w:divBdr>
                                                        <w:top w:val="none" w:sz="0" w:space="0" w:color="auto"/>
                                                        <w:left w:val="none" w:sz="0" w:space="0" w:color="auto"/>
                                                        <w:bottom w:val="none" w:sz="0" w:space="0" w:color="auto"/>
                                                        <w:right w:val="none" w:sz="0" w:space="0" w:color="auto"/>
                                                      </w:divBdr>
                                                      <w:divsChild>
                                                        <w:div w:id="1138566790">
                                                          <w:marLeft w:val="0"/>
                                                          <w:marRight w:val="0"/>
                                                          <w:marTop w:val="0"/>
                                                          <w:marBottom w:val="0"/>
                                                          <w:divBdr>
                                                            <w:top w:val="none" w:sz="0" w:space="0" w:color="auto"/>
                                                            <w:left w:val="none" w:sz="0" w:space="0" w:color="auto"/>
                                                            <w:bottom w:val="none" w:sz="0" w:space="0" w:color="auto"/>
                                                            <w:right w:val="none" w:sz="0" w:space="0" w:color="auto"/>
                                                          </w:divBdr>
                                                          <w:divsChild>
                                                            <w:div w:id="10969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8856042">
      <w:bodyDiv w:val="1"/>
      <w:marLeft w:val="0"/>
      <w:marRight w:val="0"/>
      <w:marTop w:val="0"/>
      <w:marBottom w:val="0"/>
      <w:divBdr>
        <w:top w:val="none" w:sz="0" w:space="0" w:color="auto"/>
        <w:left w:val="none" w:sz="0" w:space="0" w:color="auto"/>
        <w:bottom w:val="none" w:sz="0" w:space="0" w:color="auto"/>
        <w:right w:val="none" w:sz="0" w:space="0" w:color="auto"/>
      </w:divBdr>
    </w:div>
    <w:div w:id="1622489992">
      <w:bodyDiv w:val="1"/>
      <w:marLeft w:val="0"/>
      <w:marRight w:val="0"/>
      <w:marTop w:val="0"/>
      <w:marBottom w:val="0"/>
      <w:divBdr>
        <w:top w:val="none" w:sz="0" w:space="0" w:color="auto"/>
        <w:left w:val="none" w:sz="0" w:space="0" w:color="auto"/>
        <w:bottom w:val="none" w:sz="0" w:space="0" w:color="auto"/>
        <w:right w:val="none" w:sz="0" w:space="0" w:color="auto"/>
      </w:divBdr>
    </w:div>
    <w:div w:id="1651247428">
      <w:bodyDiv w:val="1"/>
      <w:marLeft w:val="0"/>
      <w:marRight w:val="0"/>
      <w:marTop w:val="0"/>
      <w:marBottom w:val="0"/>
      <w:divBdr>
        <w:top w:val="none" w:sz="0" w:space="0" w:color="auto"/>
        <w:left w:val="none" w:sz="0" w:space="0" w:color="auto"/>
        <w:bottom w:val="none" w:sz="0" w:space="0" w:color="auto"/>
        <w:right w:val="none" w:sz="0" w:space="0" w:color="auto"/>
      </w:divBdr>
    </w:div>
    <w:div w:id="1654335147">
      <w:bodyDiv w:val="1"/>
      <w:marLeft w:val="0"/>
      <w:marRight w:val="0"/>
      <w:marTop w:val="0"/>
      <w:marBottom w:val="0"/>
      <w:divBdr>
        <w:top w:val="none" w:sz="0" w:space="0" w:color="auto"/>
        <w:left w:val="none" w:sz="0" w:space="0" w:color="auto"/>
        <w:bottom w:val="none" w:sz="0" w:space="0" w:color="auto"/>
        <w:right w:val="none" w:sz="0" w:space="0" w:color="auto"/>
      </w:divBdr>
    </w:div>
    <w:div w:id="1664117154">
      <w:bodyDiv w:val="1"/>
      <w:marLeft w:val="0"/>
      <w:marRight w:val="0"/>
      <w:marTop w:val="0"/>
      <w:marBottom w:val="0"/>
      <w:divBdr>
        <w:top w:val="none" w:sz="0" w:space="0" w:color="auto"/>
        <w:left w:val="none" w:sz="0" w:space="0" w:color="auto"/>
        <w:bottom w:val="none" w:sz="0" w:space="0" w:color="auto"/>
        <w:right w:val="none" w:sz="0" w:space="0" w:color="auto"/>
      </w:divBdr>
    </w:div>
    <w:div w:id="1666125336">
      <w:bodyDiv w:val="1"/>
      <w:marLeft w:val="0"/>
      <w:marRight w:val="0"/>
      <w:marTop w:val="0"/>
      <w:marBottom w:val="0"/>
      <w:divBdr>
        <w:top w:val="none" w:sz="0" w:space="0" w:color="auto"/>
        <w:left w:val="none" w:sz="0" w:space="0" w:color="auto"/>
        <w:bottom w:val="none" w:sz="0" w:space="0" w:color="auto"/>
        <w:right w:val="none" w:sz="0" w:space="0" w:color="auto"/>
      </w:divBdr>
    </w:div>
    <w:div w:id="1675838987">
      <w:bodyDiv w:val="1"/>
      <w:marLeft w:val="0"/>
      <w:marRight w:val="0"/>
      <w:marTop w:val="0"/>
      <w:marBottom w:val="0"/>
      <w:divBdr>
        <w:top w:val="none" w:sz="0" w:space="0" w:color="auto"/>
        <w:left w:val="none" w:sz="0" w:space="0" w:color="auto"/>
        <w:bottom w:val="none" w:sz="0" w:space="0" w:color="auto"/>
        <w:right w:val="none" w:sz="0" w:space="0" w:color="auto"/>
      </w:divBdr>
    </w:div>
    <w:div w:id="1679653414">
      <w:bodyDiv w:val="1"/>
      <w:marLeft w:val="0"/>
      <w:marRight w:val="0"/>
      <w:marTop w:val="0"/>
      <w:marBottom w:val="0"/>
      <w:divBdr>
        <w:top w:val="none" w:sz="0" w:space="0" w:color="auto"/>
        <w:left w:val="none" w:sz="0" w:space="0" w:color="auto"/>
        <w:bottom w:val="none" w:sz="0" w:space="0" w:color="auto"/>
        <w:right w:val="none" w:sz="0" w:space="0" w:color="auto"/>
      </w:divBdr>
      <w:divsChild>
        <w:div w:id="1456869046">
          <w:marLeft w:val="0"/>
          <w:marRight w:val="0"/>
          <w:marTop w:val="0"/>
          <w:marBottom w:val="0"/>
          <w:divBdr>
            <w:top w:val="none" w:sz="0" w:space="0" w:color="auto"/>
            <w:left w:val="none" w:sz="0" w:space="0" w:color="auto"/>
            <w:bottom w:val="none" w:sz="0" w:space="0" w:color="auto"/>
            <w:right w:val="none" w:sz="0" w:space="0" w:color="auto"/>
          </w:divBdr>
          <w:divsChild>
            <w:div w:id="1284850168">
              <w:marLeft w:val="0"/>
              <w:marRight w:val="0"/>
              <w:marTop w:val="0"/>
              <w:marBottom w:val="0"/>
              <w:divBdr>
                <w:top w:val="none" w:sz="0" w:space="0" w:color="auto"/>
                <w:left w:val="none" w:sz="0" w:space="0" w:color="auto"/>
                <w:bottom w:val="none" w:sz="0" w:space="0" w:color="auto"/>
                <w:right w:val="none" w:sz="0" w:space="0" w:color="auto"/>
              </w:divBdr>
              <w:divsChild>
                <w:div w:id="2034182803">
                  <w:marLeft w:val="0"/>
                  <w:marRight w:val="0"/>
                  <w:marTop w:val="0"/>
                  <w:marBottom w:val="0"/>
                  <w:divBdr>
                    <w:top w:val="none" w:sz="0" w:space="0" w:color="auto"/>
                    <w:left w:val="none" w:sz="0" w:space="0" w:color="auto"/>
                    <w:bottom w:val="none" w:sz="0" w:space="0" w:color="auto"/>
                    <w:right w:val="none" w:sz="0" w:space="0" w:color="auto"/>
                  </w:divBdr>
                  <w:divsChild>
                    <w:div w:id="198862838">
                      <w:marLeft w:val="0"/>
                      <w:marRight w:val="0"/>
                      <w:marTop w:val="0"/>
                      <w:marBottom w:val="0"/>
                      <w:divBdr>
                        <w:top w:val="none" w:sz="0" w:space="0" w:color="auto"/>
                        <w:left w:val="none" w:sz="0" w:space="0" w:color="auto"/>
                        <w:bottom w:val="none" w:sz="0" w:space="0" w:color="auto"/>
                        <w:right w:val="none" w:sz="0" w:space="0" w:color="auto"/>
                      </w:divBdr>
                      <w:divsChild>
                        <w:div w:id="1805005858">
                          <w:marLeft w:val="0"/>
                          <w:marRight w:val="0"/>
                          <w:marTop w:val="0"/>
                          <w:marBottom w:val="0"/>
                          <w:divBdr>
                            <w:top w:val="none" w:sz="0" w:space="0" w:color="auto"/>
                            <w:left w:val="none" w:sz="0" w:space="0" w:color="auto"/>
                            <w:bottom w:val="none" w:sz="0" w:space="0" w:color="auto"/>
                            <w:right w:val="none" w:sz="0" w:space="0" w:color="auto"/>
                          </w:divBdr>
                          <w:divsChild>
                            <w:div w:id="1622036208">
                              <w:marLeft w:val="0"/>
                              <w:marRight w:val="0"/>
                              <w:marTop w:val="0"/>
                              <w:marBottom w:val="0"/>
                              <w:divBdr>
                                <w:top w:val="none" w:sz="0" w:space="0" w:color="auto"/>
                                <w:left w:val="none" w:sz="0" w:space="0" w:color="auto"/>
                                <w:bottom w:val="none" w:sz="0" w:space="0" w:color="auto"/>
                                <w:right w:val="none" w:sz="0" w:space="0" w:color="auto"/>
                              </w:divBdr>
                              <w:divsChild>
                                <w:div w:id="231044774">
                                  <w:marLeft w:val="0"/>
                                  <w:marRight w:val="0"/>
                                  <w:marTop w:val="0"/>
                                  <w:marBottom w:val="0"/>
                                  <w:divBdr>
                                    <w:top w:val="none" w:sz="0" w:space="0" w:color="auto"/>
                                    <w:left w:val="none" w:sz="0" w:space="0" w:color="auto"/>
                                    <w:bottom w:val="none" w:sz="0" w:space="0" w:color="auto"/>
                                    <w:right w:val="none" w:sz="0" w:space="0" w:color="auto"/>
                                  </w:divBdr>
                                  <w:divsChild>
                                    <w:div w:id="1260483352">
                                      <w:marLeft w:val="0"/>
                                      <w:marRight w:val="0"/>
                                      <w:marTop w:val="0"/>
                                      <w:marBottom w:val="0"/>
                                      <w:divBdr>
                                        <w:top w:val="none" w:sz="0" w:space="0" w:color="auto"/>
                                        <w:left w:val="none" w:sz="0" w:space="0" w:color="auto"/>
                                        <w:bottom w:val="none" w:sz="0" w:space="0" w:color="auto"/>
                                        <w:right w:val="none" w:sz="0" w:space="0" w:color="auto"/>
                                      </w:divBdr>
                                      <w:divsChild>
                                        <w:div w:id="772632953">
                                          <w:marLeft w:val="0"/>
                                          <w:marRight w:val="0"/>
                                          <w:marTop w:val="0"/>
                                          <w:marBottom w:val="0"/>
                                          <w:divBdr>
                                            <w:top w:val="none" w:sz="0" w:space="0" w:color="auto"/>
                                            <w:left w:val="none" w:sz="0" w:space="0" w:color="auto"/>
                                            <w:bottom w:val="none" w:sz="0" w:space="0" w:color="auto"/>
                                            <w:right w:val="none" w:sz="0" w:space="0" w:color="auto"/>
                                          </w:divBdr>
                                          <w:divsChild>
                                            <w:div w:id="310793803">
                                              <w:marLeft w:val="0"/>
                                              <w:marRight w:val="0"/>
                                              <w:marTop w:val="0"/>
                                              <w:marBottom w:val="0"/>
                                              <w:divBdr>
                                                <w:top w:val="none" w:sz="0" w:space="0" w:color="auto"/>
                                                <w:left w:val="none" w:sz="0" w:space="0" w:color="auto"/>
                                                <w:bottom w:val="none" w:sz="0" w:space="0" w:color="auto"/>
                                                <w:right w:val="none" w:sz="0" w:space="0" w:color="auto"/>
                                              </w:divBdr>
                                              <w:divsChild>
                                                <w:div w:id="2071682498">
                                                  <w:marLeft w:val="0"/>
                                                  <w:marRight w:val="0"/>
                                                  <w:marTop w:val="0"/>
                                                  <w:marBottom w:val="0"/>
                                                  <w:divBdr>
                                                    <w:top w:val="none" w:sz="0" w:space="0" w:color="auto"/>
                                                    <w:left w:val="none" w:sz="0" w:space="0" w:color="auto"/>
                                                    <w:bottom w:val="none" w:sz="0" w:space="0" w:color="auto"/>
                                                    <w:right w:val="none" w:sz="0" w:space="0" w:color="auto"/>
                                                  </w:divBdr>
                                                  <w:divsChild>
                                                    <w:div w:id="1554197697">
                                                      <w:marLeft w:val="0"/>
                                                      <w:marRight w:val="0"/>
                                                      <w:marTop w:val="0"/>
                                                      <w:marBottom w:val="0"/>
                                                      <w:divBdr>
                                                        <w:top w:val="none" w:sz="0" w:space="0" w:color="auto"/>
                                                        <w:left w:val="none" w:sz="0" w:space="0" w:color="auto"/>
                                                        <w:bottom w:val="none" w:sz="0" w:space="0" w:color="auto"/>
                                                        <w:right w:val="none" w:sz="0" w:space="0" w:color="auto"/>
                                                      </w:divBdr>
                                                      <w:divsChild>
                                                        <w:div w:id="1633904216">
                                                          <w:marLeft w:val="0"/>
                                                          <w:marRight w:val="0"/>
                                                          <w:marTop w:val="0"/>
                                                          <w:marBottom w:val="0"/>
                                                          <w:divBdr>
                                                            <w:top w:val="none" w:sz="0" w:space="0" w:color="auto"/>
                                                            <w:left w:val="none" w:sz="0" w:space="0" w:color="auto"/>
                                                            <w:bottom w:val="none" w:sz="0" w:space="0" w:color="auto"/>
                                                            <w:right w:val="none" w:sz="0" w:space="0" w:color="auto"/>
                                                          </w:divBdr>
                                                          <w:divsChild>
                                                            <w:div w:id="7619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342135">
      <w:bodyDiv w:val="1"/>
      <w:marLeft w:val="0"/>
      <w:marRight w:val="0"/>
      <w:marTop w:val="0"/>
      <w:marBottom w:val="0"/>
      <w:divBdr>
        <w:top w:val="none" w:sz="0" w:space="0" w:color="auto"/>
        <w:left w:val="none" w:sz="0" w:space="0" w:color="auto"/>
        <w:bottom w:val="none" w:sz="0" w:space="0" w:color="auto"/>
        <w:right w:val="none" w:sz="0" w:space="0" w:color="auto"/>
      </w:divBdr>
      <w:divsChild>
        <w:div w:id="1534348636">
          <w:marLeft w:val="0"/>
          <w:marRight w:val="0"/>
          <w:marTop w:val="0"/>
          <w:marBottom w:val="0"/>
          <w:divBdr>
            <w:top w:val="none" w:sz="0" w:space="0" w:color="auto"/>
            <w:left w:val="none" w:sz="0" w:space="0" w:color="auto"/>
            <w:bottom w:val="none" w:sz="0" w:space="0" w:color="auto"/>
            <w:right w:val="none" w:sz="0" w:space="0" w:color="auto"/>
          </w:divBdr>
          <w:divsChild>
            <w:div w:id="1370454580">
              <w:marLeft w:val="0"/>
              <w:marRight w:val="0"/>
              <w:marTop w:val="0"/>
              <w:marBottom w:val="0"/>
              <w:divBdr>
                <w:top w:val="none" w:sz="0" w:space="0" w:color="auto"/>
                <w:left w:val="none" w:sz="0" w:space="0" w:color="auto"/>
                <w:bottom w:val="none" w:sz="0" w:space="0" w:color="auto"/>
                <w:right w:val="none" w:sz="0" w:space="0" w:color="auto"/>
              </w:divBdr>
              <w:divsChild>
                <w:div w:id="443579192">
                  <w:marLeft w:val="0"/>
                  <w:marRight w:val="0"/>
                  <w:marTop w:val="0"/>
                  <w:marBottom w:val="0"/>
                  <w:divBdr>
                    <w:top w:val="none" w:sz="0" w:space="0" w:color="auto"/>
                    <w:left w:val="none" w:sz="0" w:space="0" w:color="auto"/>
                    <w:bottom w:val="none" w:sz="0" w:space="0" w:color="auto"/>
                    <w:right w:val="none" w:sz="0" w:space="0" w:color="auto"/>
                  </w:divBdr>
                  <w:divsChild>
                    <w:div w:id="1372267390">
                      <w:marLeft w:val="0"/>
                      <w:marRight w:val="0"/>
                      <w:marTop w:val="0"/>
                      <w:marBottom w:val="0"/>
                      <w:divBdr>
                        <w:top w:val="none" w:sz="0" w:space="0" w:color="auto"/>
                        <w:left w:val="none" w:sz="0" w:space="0" w:color="auto"/>
                        <w:bottom w:val="none" w:sz="0" w:space="0" w:color="auto"/>
                        <w:right w:val="none" w:sz="0" w:space="0" w:color="auto"/>
                      </w:divBdr>
                      <w:divsChild>
                        <w:div w:id="1332610274">
                          <w:marLeft w:val="0"/>
                          <w:marRight w:val="0"/>
                          <w:marTop w:val="0"/>
                          <w:marBottom w:val="0"/>
                          <w:divBdr>
                            <w:top w:val="none" w:sz="0" w:space="0" w:color="auto"/>
                            <w:left w:val="none" w:sz="0" w:space="0" w:color="auto"/>
                            <w:bottom w:val="none" w:sz="0" w:space="0" w:color="auto"/>
                            <w:right w:val="none" w:sz="0" w:space="0" w:color="auto"/>
                          </w:divBdr>
                          <w:divsChild>
                            <w:div w:id="323632224">
                              <w:marLeft w:val="0"/>
                              <w:marRight w:val="0"/>
                              <w:marTop w:val="0"/>
                              <w:marBottom w:val="0"/>
                              <w:divBdr>
                                <w:top w:val="none" w:sz="0" w:space="0" w:color="auto"/>
                                <w:left w:val="none" w:sz="0" w:space="0" w:color="auto"/>
                                <w:bottom w:val="none" w:sz="0" w:space="0" w:color="auto"/>
                                <w:right w:val="none" w:sz="0" w:space="0" w:color="auto"/>
                              </w:divBdr>
                              <w:divsChild>
                                <w:div w:id="605887427">
                                  <w:marLeft w:val="0"/>
                                  <w:marRight w:val="0"/>
                                  <w:marTop w:val="0"/>
                                  <w:marBottom w:val="0"/>
                                  <w:divBdr>
                                    <w:top w:val="none" w:sz="0" w:space="0" w:color="auto"/>
                                    <w:left w:val="none" w:sz="0" w:space="0" w:color="auto"/>
                                    <w:bottom w:val="none" w:sz="0" w:space="0" w:color="auto"/>
                                    <w:right w:val="none" w:sz="0" w:space="0" w:color="auto"/>
                                  </w:divBdr>
                                  <w:divsChild>
                                    <w:div w:id="309481892">
                                      <w:marLeft w:val="0"/>
                                      <w:marRight w:val="0"/>
                                      <w:marTop w:val="0"/>
                                      <w:marBottom w:val="0"/>
                                      <w:divBdr>
                                        <w:top w:val="none" w:sz="0" w:space="0" w:color="auto"/>
                                        <w:left w:val="none" w:sz="0" w:space="0" w:color="auto"/>
                                        <w:bottom w:val="none" w:sz="0" w:space="0" w:color="auto"/>
                                        <w:right w:val="none" w:sz="0" w:space="0" w:color="auto"/>
                                      </w:divBdr>
                                      <w:divsChild>
                                        <w:div w:id="284046287">
                                          <w:marLeft w:val="0"/>
                                          <w:marRight w:val="0"/>
                                          <w:marTop w:val="0"/>
                                          <w:marBottom w:val="0"/>
                                          <w:divBdr>
                                            <w:top w:val="none" w:sz="0" w:space="0" w:color="auto"/>
                                            <w:left w:val="none" w:sz="0" w:space="0" w:color="auto"/>
                                            <w:bottom w:val="none" w:sz="0" w:space="0" w:color="auto"/>
                                            <w:right w:val="none" w:sz="0" w:space="0" w:color="auto"/>
                                          </w:divBdr>
                                          <w:divsChild>
                                            <w:div w:id="1589650522">
                                              <w:marLeft w:val="0"/>
                                              <w:marRight w:val="0"/>
                                              <w:marTop w:val="0"/>
                                              <w:marBottom w:val="0"/>
                                              <w:divBdr>
                                                <w:top w:val="none" w:sz="0" w:space="0" w:color="auto"/>
                                                <w:left w:val="none" w:sz="0" w:space="0" w:color="auto"/>
                                                <w:bottom w:val="none" w:sz="0" w:space="0" w:color="auto"/>
                                                <w:right w:val="none" w:sz="0" w:space="0" w:color="auto"/>
                                              </w:divBdr>
                                              <w:divsChild>
                                                <w:div w:id="1961564741">
                                                  <w:marLeft w:val="0"/>
                                                  <w:marRight w:val="0"/>
                                                  <w:marTop w:val="0"/>
                                                  <w:marBottom w:val="0"/>
                                                  <w:divBdr>
                                                    <w:top w:val="none" w:sz="0" w:space="0" w:color="auto"/>
                                                    <w:left w:val="none" w:sz="0" w:space="0" w:color="auto"/>
                                                    <w:bottom w:val="none" w:sz="0" w:space="0" w:color="auto"/>
                                                    <w:right w:val="none" w:sz="0" w:space="0" w:color="auto"/>
                                                  </w:divBdr>
                                                  <w:divsChild>
                                                    <w:div w:id="1808937277">
                                                      <w:marLeft w:val="0"/>
                                                      <w:marRight w:val="0"/>
                                                      <w:marTop w:val="0"/>
                                                      <w:marBottom w:val="0"/>
                                                      <w:divBdr>
                                                        <w:top w:val="none" w:sz="0" w:space="0" w:color="auto"/>
                                                        <w:left w:val="none" w:sz="0" w:space="0" w:color="auto"/>
                                                        <w:bottom w:val="none" w:sz="0" w:space="0" w:color="auto"/>
                                                        <w:right w:val="none" w:sz="0" w:space="0" w:color="auto"/>
                                                      </w:divBdr>
                                                      <w:divsChild>
                                                        <w:div w:id="1432821041">
                                                          <w:marLeft w:val="0"/>
                                                          <w:marRight w:val="0"/>
                                                          <w:marTop w:val="0"/>
                                                          <w:marBottom w:val="0"/>
                                                          <w:divBdr>
                                                            <w:top w:val="none" w:sz="0" w:space="0" w:color="auto"/>
                                                            <w:left w:val="none" w:sz="0" w:space="0" w:color="auto"/>
                                                            <w:bottom w:val="none" w:sz="0" w:space="0" w:color="auto"/>
                                                            <w:right w:val="none" w:sz="0" w:space="0" w:color="auto"/>
                                                          </w:divBdr>
                                                          <w:divsChild>
                                                            <w:div w:id="126715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5657">
      <w:bodyDiv w:val="1"/>
      <w:marLeft w:val="0"/>
      <w:marRight w:val="0"/>
      <w:marTop w:val="0"/>
      <w:marBottom w:val="0"/>
      <w:divBdr>
        <w:top w:val="none" w:sz="0" w:space="0" w:color="auto"/>
        <w:left w:val="none" w:sz="0" w:space="0" w:color="auto"/>
        <w:bottom w:val="none" w:sz="0" w:space="0" w:color="auto"/>
        <w:right w:val="none" w:sz="0" w:space="0" w:color="auto"/>
      </w:divBdr>
    </w:div>
    <w:div w:id="1771924717">
      <w:bodyDiv w:val="1"/>
      <w:marLeft w:val="0"/>
      <w:marRight w:val="0"/>
      <w:marTop w:val="0"/>
      <w:marBottom w:val="0"/>
      <w:divBdr>
        <w:top w:val="none" w:sz="0" w:space="0" w:color="auto"/>
        <w:left w:val="none" w:sz="0" w:space="0" w:color="auto"/>
        <w:bottom w:val="none" w:sz="0" w:space="0" w:color="auto"/>
        <w:right w:val="none" w:sz="0" w:space="0" w:color="auto"/>
      </w:divBdr>
    </w:div>
    <w:div w:id="1779720444">
      <w:bodyDiv w:val="1"/>
      <w:marLeft w:val="0"/>
      <w:marRight w:val="0"/>
      <w:marTop w:val="0"/>
      <w:marBottom w:val="0"/>
      <w:divBdr>
        <w:top w:val="none" w:sz="0" w:space="0" w:color="auto"/>
        <w:left w:val="none" w:sz="0" w:space="0" w:color="auto"/>
        <w:bottom w:val="none" w:sz="0" w:space="0" w:color="auto"/>
        <w:right w:val="none" w:sz="0" w:space="0" w:color="auto"/>
      </w:divBdr>
    </w:div>
    <w:div w:id="1855654771">
      <w:bodyDiv w:val="1"/>
      <w:marLeft w:val="0"/>
      <w:marRight w:val="0"/>
      <w:marTop w:val="0"/>
      <w:marBottom w:val="0"/>
      <w:divBdr>
        <w:top w:val="none" w:sz="0" w:space="0" w:color="auto"/>
        <w:left w:val="none" w:sz="0" w:space="0" w:color="auto"/>
        <w:bottom w:val="none" w:sz="0" w:space="0" w:color="auto"/>
        <w:right w:val="none" w:sz="0" w:space="0" w:color="auto"/>
      </w:divBdr>
    </w:div>
    <w:div w:id="1909146739">
      <w:bodyDiv w:val="1"/>
      <w:marLeft w:val="0"/>
      <w:marRight w:val="0"/>
      <w:marTop w:val="0"/>
      <w:marBottom w:val="0"/>
      <w:divBdr>
        <w:top w:val="none" w:sz="0" w:space="0" w:color="auto"/>
        <w:left w:val="none" w:sz="0" w:space="0" w:color="auto"/>
        <w:bottom w:val="none" w:sz="0" w:space="0" w:color="auto"/>
        <w:right w:val="none" w:sz="0" w:space="0" w:color="auto"/>
      </w:divBdr>
    </w:div>
    <w:div w:id="1916551641">
      <w:bodyDiv w:val="1"/>
      <w:marLeft w:val="0"/>
      <w:marRight w:val="0"/>
      <w:marTop w:val="0"/>
      <w:marBottom w:val="0"/>
      <w:divBdr>
        <w:top w:val="none" w:sz="0" w:space="0" w:color="auto"/>
        <w:left w:val="none" w:sz="0" w:space="0" w:color="auto"/>
        <w:bottom w:val="none" w:sz="0" w:space="0" w:color="auto"/>
        <w:right w:val="none" w:sz="0" w:space="0" w:color="auto"/>
      </w:divBdr>
    </w:div>
    <w:div w:id="1929732578">
      <w:bodyDiv w:val="1"/>
      <w:marLeft w:val="0"/>
      <w:marRight w:val="0"/>
      <w:marTop w:val="0"/>
      <w:marBottom w:val="0"/>
      <w:divBdr>
        <w:top w:val="none" w:sz="0" w:space="0" w:color="auto"/>
        <w:left w:val="none" w:sz="0" w:space="0" w:color="auto"/>
        <w:bottom w:val="none" w:sz="0" w:space="0" w:color="auto"/>
        <w:right w:val="none" w:sz="0" w:space="0" w:color="auto"/>
      </w:divBdr>
    </w:div>
    <w:div w:id="1952545009">
      <w:bodyDiv w:val="1"/>
      <w:marLeft w:val="0"/>
      <w:marRight w:val="0"/>
      <w:marTop w:val="0"/>
      <w:marBottom w:val="0"/>
      <w:divBdr>
        <w:top w:val="none" w:sz="0" w:space="0" w:color="auto"/>
        <w:left w:val="none" w:sz="0" w:space="0" w:color="auto"/>
        <w:bottom w:val="none" w:sz="0" w:space="0" w:color="auto"/>
        <w:right w:val="none" w:sz="0" w:space="0" w:color="auto"/>
      </w:divBdr>
    </w:div>
    <w:div w:id="1970240732">
      <w:bodyDiv w:val="1"/>
      <w:marLeft w:val="0"/>
      <w:marRight w:val="0"/>
      <w:marTop w:val="0"/>
      <w:marBottom w:val="0"/>
      <w:divBdr>
        <w:top w:val="none" w:sz="0" w:space="0" w:color="auto"/>
        <w:left w:val="none" w:sz="0" w:space="0" w:color="auto"/>
        <w:bottom w:val="none" w:sz="0" w:space="0" w:color="auto"/>
        <w:right w:val="none" w:sz="0" w:space="0" w:color="auto"/>
      </w:divBdr>
    </w:div>
    <w:div w:id="1989701206">
      <w:bodyDiv w:val="1"/>
      <w:marLeft w:val="0"/>
      <w:marRight w:val="0"/>
      <w:marTop w:val="0"/>
      <w:marBottom w:val="0"/>
      <w:divBdr>
        <w:top w:val="none" w:sz="0" w:space="0" w:color="auto"/>
        <w:left w:val="none" w:sz="0" w:space="0" w:color="auto"/>
        <w:bottom w:val="none" w:sz="0" w:space="0" w:color="auto"/>
        <w:right w:val="none" w:sz="0" w:space="0" w:color="auto"/>
      </w:divBdr>
    </w:div>
    <w:div w:id="1993556633">
      <w:bodyDiv w:val="1"/>
      <w:marLeft w:val="0"/>
      <w:marRight w:val="0"/>
      <w:marTop w:val="0"/>
      <w:marBottom w:val="0"/>
      <w:divBdr>
        <w:top w:val="none" w:sz="0" w:space="0" w:color="auto"/>
        <w:left w:val="none" w:sz="0" w:space="0" w:color="auto"/>
        <w:bottom w:val="none" w:sz="0" w:space="0" w:color="auto"/>
        <w:right w:val="none" w:sz="0" w:space="0" w:color="auto"/>
      </w:divBdr>
      <w:divsChild>
        <w:div w:id="2022658347">
          <w:marLeft w:val="0"/>
          <w:marRight w:val="0"/>
          <w:marTop w:val="0"/>
          <w:marBottom w:val="0"/>
          <w:divBdr>
            <w:top w:val="none" w:sz="0" w:space="0" w:color="auto"/>
            <w:left w:val="none" w:sz="0" w:space="0" w:color="auto"/>
            <w:bottom w:val="none" w:sz="0" w:space="0" w:color="auto"/>
            <w:right w:val="none" w:sz="0" w:space="0" w:color="auto"/>
          </w:divBdr>
          <w:divsChild>
            <w:div w:id="2025936164">
              <w:marLeft w:val="0"/>
              <w:marRight w:val="0"/>
              <w:marTop w:val="0"/>
              <w:marBottom w:val="0"/>
              <w:divBdr>
                <w:top w:val="single" w:sz="24" w:space="30" w:color="EFF4F6"/>
                <w:left w:val="none" w:sz="0" w:space="0" w:color="auto"/>
                <w:bottom w:val="none" w:sz="0" w:space="0" w:color="auto"/>
                <w:right w:val="none" w:sz="0" w:space="0" w:color="auto"/>
              </w:divBdr>
              <w:divsChild>
                <w:div w:id="918488691">
                  <w:marLeft w:val="0"/>
                  <w:marRight w:val="0"/>
                  <w:marTop w:val="0"/>
                  <w:marBottom w:val="0"/>
                  <w:divBdr>
                    <w:top w:val="none" w:sz="0" w:space="0" w:color="auto"/>
                    <w:left w:val="none" w:sz="0" w:space="0" w:color="auto"/>
                    <w:bottom w:val="none" w:sz="0" w:space="0" w:color="auto"/>
                    <w:right w:val="none" w:sz="0" w:space="0" w:color="auto"/>
                  </w:divBdr>
                  <w:divsChild>
                    <w:div w:id="147286318">
                      <w:marLeft w:val="0"/>
                      <w:marRight w:val="0"/>
                      <w:marTop w:val="0"/>
                      <w:marBottom w:val="0"/>
                      <w:divBdr>
                        <w:top w:val="none" w:sz="0" w:space="0" w:color="auto"/>
                        <w:left w:val="none" w:sz="0" w:space="0" w:color="auto"/>
                        <w:bottom w:val="none" w:sz="0" w:space="0" w:color="auto"/>
                        <w:right w:val="none" w:sz="0" w:space="0" w:color="auto"/>
                      </w:divBdr>
                      <w:divsChild>
                        <w:div w:id="712848154">
                          <w:marLeft w:val="0"/>
                          <w:marRight w:val="0"/>
                          <w:marTop w:val="0"/>
                          <w:marBottom w:val="0"/>
                          <w:divBdr>
                            <w:top w:val="none" w:sz="0" w:space="0" w:color="auto"/>
                            <w:left w:val="none" w:sz="0" w:space="0" w:color="auto"/>
                            <w:bottom w:val="none" w:sz="0" w:space="0" w:color="auto"/>
                            <w:right w:val="none" w:sz="0" w:space="0" w:color="auto"/>
                          </w:divBdr>
                          <w:divsChild>
                            <w:div w:id="241986762">
                              <w:marLeft w:val="0"/>
                              <w:marRight w:val="0"/>
                              <w:marTop w:val="0"/>
                              <w:marBottom w:val="0"/>
                              <w:divBdr>
                                <w:top w:val="none" w:sz="0" w:space="0" w:color="auto"/>
                                <w:left w:val="none" w:sz="0" w:space="0" w:color="auto"/>
                                <w:bottom w:val="none" w:sz="0" w:space="0" w:color="auto"/>
                                <w:right w:val="none" w:sz="0" w:space="0" w:color="auto"/>
                              </w:divBdr>
                              <w:divsChild>
                                <w:div w:id="1880891111">
                                  <w:marLeft w:val="0"/>
                                  <w:marRight w:val="0"/>
                                  <w:marTop w:val="0"/>
                                  <w:marBottom w:val="0"/>
                                  <w:divBdr>
                                    <w:top w:val="none" w:sz="0" w:space="0" w:color="auto"/>
                                    <w:left w:val="none" w:sz="0" w:space="0" w:color="auto"/>
                                    <w:bottom w:val="none" w:sz="0" w:space="0" w:color="auto"/>
                                    <w:right w:val="none" w:sz="0" w:space="0" w:color="auto"/>
                                  </w:divBdr>
                                  <w:divsChild>
                                    <w:div w:id="665399409">
                                      <w:marLeft w:val="0"/>
                                      <w:marRight w:val="0"/>
                                      <w:marTop w:val="0"/>
                                      <w:marBottom w:val="0"/>
                                      <w:divBdr>
                                        <w:top w:val="none" w:sz="0" w:space="0" w:color="auto"/>
                                        <w:left w:val="none" w:sz="0" w:space="0" w:color="auto"/>
                                        <w:bottom w:val="none" w:sz="0" w:space="0" w:color="auto"/>
                                        <w:right w:val="none" w:sz="0" w:space="0" w:color="auto"/>
                                      </w:divBdr>
                                      <w:divsChild>
                                        <w:div w:id="917909338">
                                          <w:marLeft w:val="0"/>
                                          <w:marRight w:val="0"/>
                                          <w:marTop w:val="0"/>
                                          <w:marBottom w:val="0"/>
                                          <w:divBdr>
                                            <w:top w:val="none" w:sz="0" w:space="0" w:color="auto"/>
                                            <w:left w:val="none" w:sz="0" w:space="0" w:color="auto"/>
                                            <w:bottom w:val="none" w:sz="0" w:space="0" w:color="auto"/>
                                            <w:right w:val="none" w:sz="0" w:space="0" w:color="auto"/>
                                          </w:divBdr>
                                          <w:divsChild>
                                            <w:div w:id="835614626">
                                              <w:marLeft w:val="0"/>
                                              <w:marRight w:val="0"/>
                                              <w:marTop w:val="0"/>
                                              <w:marBottom w:val="0"/>
                                              <w:divBdr>
                                                <w:top w:val="none" w:sz="0" w:space="0" w:color="auto"/>
                                                <w:left w:val="none" w:sz="0" w:space="0" w:color="auto"/>
                                                <w:bottom w:val="none" w:sz="0" w:space="0" w:color="auto"/>
                                                <w:right w:val="none" w:sz="0" w:space="0" w:color="auto"/>
                                              </w:divBdr>
                                              <w:divsChild>
                                                <w:div w:id="1436709283">
                                                  <w:marLeft w:val="0"/>
                                                  <w:marRight w:val="0"/>
                                                  <w:marTop w:val="0"/>
                                                  <w:marBottom w:val="0"/>
                                                  <w:divBdr>
                                                    <w:top w:val="none" w:sz="0" w:space="0" w:color="auto"/>
                                                    <w:left w:val="none" w:sz="0" w:space="0" w:color="auto"/>
                                                    <w:bottom w:val="none" w:sz="0" w:space="0" w:color="auto"/>
                                                    <w:right w:val="none" w:sz="0" w:space="0" w:color="auto"/>
                                                  </w:divBdr>
                                                  <w:divsChild>
                                                    <w:div w:id="1253128665">
                                                      <w:marLeft w:val="0"/>
                                                      <w:marRight w:val="0"/>
                                                      <w:marTop w:val="0"/>
                                                      <w:marBottom w:val="0"/>
                                                      <w:divBdr>
                                                        <w:top w:val="none" w:sz="0" w:space="0" w:color="auto"/>
                                                        <w:left w:val="none" w:sz="0" w:space="0" w:color="auto"/>
                                                        <w:bottom w:val="none" w:sz="0" w:space="0" w:color="auto"/>
                                                        <w:right w:val="none" w:sz="0" w:space="0" w:color="auto"/>
                                                      </w:divBdr>
                                                      <w:divsChild>
                                                        <w:div w:id="11509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998789">
      <w:bodyDiv w:val="1"/>
      <w:marLeft w:val="0"/>
      <w:marRight w:val="0"/>
      <w:marTop w:val="0"/>
      <w:marBottom w:val="0"/>
      <w:divBdr>
        <w:top w:val="none" w:sz="0" w:space="0" w:color="auto"/>
        <w:left w:val="none" w:sz="0" w:space="0" w:color="auto"/>
        <w:bottom w:val="none" w:sz="0" w:space="0" w:color="auto"/>
        <w:right w:val="none" w:sz="0" w:space="0" w:color="auto"/>
      </w:divBdr>
    </w:div>
    <w:div w:id="2046246340">
      <w:bodyDiv w:val="1"/>
      <w:marLeft w:val="0"/>
      <w:marRight w:val="0"/>
      <w:marTop w:val="0"/>
      <w:marBottom w:val="0"/>
      <w:divBdr>
        <w:top w:val="none" w:sz="0" w:space="0" w:color="auto"/>
        <w:left w:val="none" w:sz="0" w:space="0" w:color="auto"/>
        <w:bottom w:val="none" w:sz="0" w:space="0" w:color="auto"/>
        <w:right w:val="none" w:sz="0" w:space="0" w:color="auto"/>
      </w:divBdr>
      <w:divsChild>
        <w:div w:id="1479805736">
          <w:marLeft w:val="0"/>
          <w:marRight w:val="0"/>
          <w:marTop w:val="0"/>
          <w:marBottom w:val="0"/>
          <w:divBdr>
            <w:top w:val="none" w:sz="0" w:space="0" w:color="auto"/>
            <w:left w:val="none" w:sz="0" w:space="0" w:color="auto"/>
            <w:bottom w:val="none" w:sz="0" w:space="0" w:color="auto"/>
            <w:right w:val="none" w:sz="0" w:space="0" w:color="auto"/>
          </w:divBdr>
          <w:divsChild>
            <w:div w:id="547449208">
              <w:marLeft w:val="0"/>
              <w:marRight w:val="0"/>
              <w:marTop w:val="0"/>
              <w:marBottom w:val="0"/>
              <w:divBdr>
                <w:top w:val="none" w:sz="0" w:space="0" w:color="auto"/>
                <w:left w:val="none" w:sz="0" w:space="0" w:color="auto"/>
                <w:bottom w:val="none" w:sz="0" w:space="0" w:color="auto"/>
                <w:right w:val="none" w:sz="0" w:space="0" w:color="auto"/>
              </w:divBdr>
              <w:divsChild>
                <w:div w:id="1101804088">
                  <w:marLeft w:val="0"/>
                  <w:marRight w:val="0"/>
                  <w:marTop w:val="0"/>
                  <w:marBottom w:val="0"/>
                  <w:divBdr>
                    <w:top w:val="none" w:sz="0" w:space="0" w:color="auto"/>
                    <w:left w:val="none" w:sz="0" w:space="0" w:color="auto"/>
                    <w:bottom w:val="none" w:sz="0" w:space="0" w:color="auto"/>
                    <w:right w:val="none" w:sz="0" w:space="0" w:color="auto"/>
                  </w:divBdr>
                  <w:divsChild>
                    <w:div w:id="1342392060">
                      <w:marLeft w:val="0"/>
                      <w:marRight w:val="0"/>
                      <w:marTop w:val="0"/>
                      <w:marBottom w:val="0"/>
                      <w:divBdr>
                        <w:top w:val="none" w:sz="0" w:space="0" w:color="auto"/>
                        <w:left w:val="none" w:sz="0" w:space="0" w:color="auto"/>
                        <w:bottom w:val="none" w:sz="0" w:space="0" w:color="auto"/>
                        <w:right w:val="none" w:sz="0" w:space="0" w:color="auto"/>
                      </w:divBdr>
                      <w:divsChild>
                        <w:div w:id="1021083365">
                          <w:marLeft w:val="0"/>
                          <w:marRight w:val="0"/>
                          <w:marTop w:val="0"/>
                          <w:marBottom w:val="0"/>
                          <w:divBdr>
                            <w:top w:val="none" w:sz="0" w:space="0" w:color="auto"/>
                            <w:left w:val="none" w:sz="0" w:space="0" w:color="auto"/>
                            <w:bottom w:val="none" w:sz="0" w:space="0" w:color="auto"/>
                            <w:right w:val="none" w:sz="0" w:space="0" w:color="auto"/>
                          </w:divBdr>
                          <w:divsChild>
                            <w:div w:id="459150666">
                              <w:marLeft w:val="0"/>
                              <w:marRight w:val="0"/>
                              <w:marTop w:val="0"/>
                              <w:marBottom w:val="0"/>
                              <w:divBdr>
                                <w:top w:val="none" w:sz="0" w:space="0" w:color="auto"/>
                                <w:left w:val="none" w:sz="0" w:space="0" w:color="auto"/>
                                <w:bottom w:val="none" w:sz="0" w:space="0" w:color="auto"/>
                                <w:right w:val="none" w:sz="0" w:space="0" w:color="auto"/>
                              </w:divBdr>
                              <w:divsChild>
                                <w:div w:id="1848445703">
                                  <w:marLeft w:val="0"/>
                                  <w:marRight w:val="0"/>
                                  <w:marTop w:val="0"/>
                                  <w:marBottom w:val="0"/>
                                  <w:divBdr>
                                    <w:top w:val="none" w:sz="0" w:space="0" w:color="auto"/>
                                    <w:left w:val="none" w:sz="0" w:space="0" w:color="auto"/>
                                    <w:bottom w:val="none" w:sz="0" w:space="0" w:color="auto"/>
                                    <w:right w:val="none" w:sz="0" w:space="0" w:color="auto"/>
                                  </w:divBdr>
                                  <w:divsChild>
                                    <w:div w:id="1376127520">
                                      <w:marLeft w:val="0"/>
                                      <w:marRight w:val="0"/>
                                      <w:marTop w:val="0"/>
                                      <w:marBottom w:val="0"/>
                                      <w:divBdr>
                                        <w:top w:val="none" w:sz="0" w:space="0" w:color="auto"/>
                                        <w:left w:val="none" w:sz="0" w:space="0" w:color="auto"/>
                                        <w:bottom w:val="none" w:sz="0" w:space="0" w:color="auto"/>
                                        <w:right w:val="none" w:sz="0" w:space="0" w:color="auto"/>
                                      </w:divBdr>
                                      <w:divsChild>
                                        <w:div w:id="1683705970">
                                          <w:marLeft w:val="0"/>
                                          <w:marRight w:val="0"/>
                                          <w:marTop w:val="0"/>
                                          <w:marBottom w:val="0"/>
                                          <w:divBdr>
                                            <w:top w:val="none" w:sz="0" w:space="0" w:color="auto"/>
                                            <w:left w:val="none" w:sz="0" w:space="0" w:color="auto"/>
                                            <w:bottom w:val="none" w:sz="0" w:space="0" w:color="auto"/>
                                            <w:right w:val="none" w:sz="0" w:space="0" w:color="auto"/>
                                          </w:divBdr>
                                          <w:divsChild>
                                            <w:div w:id="1160271187">
                                              <w:marLeft w:val="0"/>
                                              <w:marRight w:val="0"/>
                                              <w:marTop w:val="0"/>
                                              <w:marBottom w:val="0"/>
                                              <w:divBdr>
                                                <w:top w:val="none" w:sz="0" w:space="0" w:color="auto"/>
                                                <w:left w:val="none" w:sz="0" w:space="0" w:color="auto"/>
                                                <w:bottom w:val="none" w:sz="0" w:space="0" w:color="auto"/>
                                                <w:right w:val="none" w:sz="0" w:space="0" w:color="auto"/>
                                              </w:divBdr>
                                              <w:divsChild>
                                                <w:div w:id="546575657">
                                                  <w:marLeft w:val="0"/>
                                                  <w:marRight w:val="0"/>
                                                  <w:marTop w:val="0"/>
                                                  <w:marBottom w:val="0"/>
                                                  <w:divBdr>
                                                    <w:top w:val="none" w:sz="0" w:space="0" w:color="auto"/>
                                                    <w:left w:val="none" w:sz="0" w:space="0" w:color="auto"/>
                                                    <w:bottom w:val="none" w:sz="0" w:space="0" w:color="auto"/>
                                                    <w:right w:val="none" w:sz="0" w:space="0" w:color="auto"/>
                                                  </w:divBdr>
                                                  <w:divsChild>
                                                    <w:div w:id="698239038">
                                                      <w:marLeft w:val="0"/>
                                                      <w:marRight w:val="0"/>
                                                      <w:marTop w:val="0"/>
                                                      <w:marBottom w:val="0"/>
                                                      <w:divBdr>
                                                        <w:top w:val="none" w:sz="0" w:space="0" w:color="auto"/>
                                                        <w:left w:val="none" w:sz="0" w:space="0" w:color="auto"/>
                                                        <w:bottom w:val="none" w:sz="0" w:space="0" w:color="auto"/>
                                                        <w:right w:val="none" w:sz="0" w:space="0" w:color="auto"/>
                                                      </w:divBdr>
                                                      <w:divsChild>
                                                        <w:div w:id="929462298">
                                                          <w:marLeft w:val="0"/>
                                                          <w:marRight w:val="0"/>
                                                          <w:marTop w:val="0"/>
                                                          <w:marBottom w:val="0"/>
                                                          <w:divBdr>
                                                            <w:top w:val="none" w:sz="0" w:space="0" w:color="auto"/>
                                                            <w:left w:val="none" w:sz="0" w:space="0" w:color="auto"/>
                                                            <w:bottom w:val="none" w:sz="0" w:space="0" w:color="auto"/>
                                                            <w:right w:val="none" w:sz="0" w:space="0" w:color="auto"/>
                                                          </w:divBdr>
                                                          <w:divsChild>
                                                            <w:div w:id="8107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632873">
      <w:bodyDiv w:val="1"/>
      <w:marLeft w:val="0"/>
      <w:marRight w:val="0"/>
      <w:marTop w:val="0"/>
      <w:marBottom w:val="0"/>
      <w:divBdr>
        <w:top w:val="none" w:sz="0" w:space="0" w:color="auto"/>
        <w:left w:val="none" w:sz="0" w:space="0" w:color="auto"/>
        <w:bottom w:val="none" w:sz="0" w:space="0" w:color="auto"/>
        <w:right w:val="none" w:sz="0" w:space="0" w:color="auto"/>
      </w:divBdr>
      <w:divsChild>
        <w:div w:id="569392476">
          <w:marLeft w:val="0"/>
          <w:marRight w:val="0"/>
          <w:marTop w:val="0"/>
          <w:marBottom w:val="0"/>
          <w:divBdr>
            <w:top w:val="none" w:sz="0" w:space="0" w:color="auto"/>
            <w:left w:val="none" w:sz="0" w:space="0" w:color="auto"/>
            <w:bottom w:val="none" w:sz="0" w:space="0" w:color="auto"/>
            <w:right w:val="none" w:sz="0" w:space="0" w:color="auto"/>
          </w:divBdr>
          <w:divsChild>
            <w:div w:id="1646936016">
              <w:marLeft w:val="0"/>
              <w:marRight w:val="0"/>
              <w:marTop w:val="0"/>
              <w:marBottom w:val="0"/>
              <w:divBdr>
                <w:top w:val="none" w:sz="0" w:space="0" w:color="auto"/>
                <w:left w:val="none" w:sz="0" w:space="0" w:color="auto"/>
                <w:bottom w:val="none" w:sz="0" w:space="0" w:color="auto"/>
                <w:right w:val="none" w:sz="0" w:space="0" w:color="auto"/>
              </w:divBdr>
              <w:divsChild>
                <w:div w:id="1423335583">
                  <w:marLeft w:val="0"/>
                  <w:marRight w:val="0"/>
                  <w:marTop w:val="0"/>
                  <w:marBottom w:val="0"/>
                  <w:divBdr>
                    <w:top w:val="none" w:sz="0" w:space="0" w:color="auto"/>
                    <w:left w:val="none" w:sz="0" w:space="0" w:color="auto"/>
                    <w:bottom w:val="none" w:sz="0" w:space="0" w:color="auto"/>
                    <w:right w:val="none" w:sz="0" w:space="0" w:color="auto"/>
                  </w:divBdr>
                  <w:divsChild>
                    <w:div w:id="1591308475">
                      <w:marLeft w:val="0"/>
                      <w:marRight w:val="0"/>
                      <w:marTop w:val="0"/>
                      <w:marBottom w:val="0"/>
                      <w:divBdr>
                        <w:top w:val="none" w:sz="0" w:space="0" w:color="auto"/>
                        <w:left w:val="none" w:sz="0" w:space="0" w:color="auto"/>
                        <w:bottom w:val="none" w:sz="0" w:space="0" w:color="auto"/>
                        <w:right w:val="none" w:sz="0" w:space="0" w:color="auto"/>
                      </w:divBdr>
                      <w:divsChild>
                        <w:div w:id="395979391">
                          <w:marLeft w:val="0"/>
                          <w:marRight w:val="0"/>
                          <w:marTop w:val="0"/>
                          <w:marBottom w:val="0"/>
                          <w:divBdr>
                            <w:top w:val="none" w:sz="0" w:space="0" w:color="auto"/>
                            <w:left w:val="none" w:sz="0" w:space="0" w:color="auto"/>
                            <w:bottom w:val="none" w:sz="0" w:space="0" w:color="auto"/>
                            <w:right w:val="none" w:sz="0" w:space="0" w:color="auto"/>
                          </w:divBdr>
                          <w:divsChild>
                            <w:div w:id="990911063">
                              <w:marLeft w:val="0"/>
                              <w:marRight w:val="0"/>
                              <w:marTop w:val="0"/>
                              <w:marBottom w:val="0"/>
                              <w:divBdr>
                                <w:top w:val="none" w:sz="0" w:space="0" w:color="auto"/>
                                <w:left w:val="none" w:sz="0" w:space="0" w:color="auto"/>
                                <w:bottom w:val="none" w:sz="0" w:space="0" w:color="auto"/>
                                <w:right w:val="none" w:sz="0" w:space="0" w:color="auto"/>
                              </w:divBdr>
                              <w:divsChild>
                                <w:div w:id="272783207">
                                  <w:marLeft w:val="0"/>
                                  <w:marRight w:val="0"/>
                                  <w:marTop w:val="0"/>
                                  <w:marBottom w:val="0"/>
                                  <w:divBdr>
                                    <w:top w:val="none" w:sz="0" w:space="0" w:color="auto"/>
                                    <w:left w:val="none" w:sz="0" w:space="0" w:color="auto"/>
                                    <w:bottom w:val="none" w:sz="0" w:space="0" w:color="auto"/>
                                    <w:right w:val="none" w:sz="0" w:space="0" w:color="auto"/>
                                  </w:divBdr>
                                  <w:divsChild>
                                    <w:div w:id="602762091">
                                      <w:marLeft w:val="0"/>
                                      <w:marRight w:val="0"/>
                                      <w:marTop w:val="0"/>
                                      <w:marBottom w:val="0"/>
                                      <w:divBdr>
                                        <w:top w:val="none" w:sz="0" w:space="0" w:color="auto"/>
                                        <w:left w:val="none" w:sz="0" w:space="0" w:color="auto"/>
                                        <w:bottom w:val="none" w:sz="0" w:space="0" w:color="auto"/>
                                        <w:right w:val="none" w:sz="0" w:space="0" w:color="auto"/>
                                      </w:divBdr>
                                      <w:divsChild>
                                        <w:div w:id="814882569">
                                          <w:marLeft w:val="0"/>
                                          <w:marRight w:val="0"/>
                                          <w:marTop w:val="0"/>
                                          <w:marBottom w:val="0"/>
                                          <w:divBdr>
                                            <w:top w:val="none" w:sz="0" w:space="0" w:color="auto"/>
                                            <w:left w:val="none" w:sz="0" w:space="0" w:color="auto"/>
                                            <w:bottom w:val="none" w:sz="0" w:space="0" w:color="auto"/>
                                            <w:right w:val="none" w:sz="0" w:space="0" w:color="auto"/>
                                          </w:divBdr>
                                          <w:divsChild>
                                            <w:div w:id="1241597741">
                                              <w:marLeft w:val="0"/>
                                              <w:marRight w:val="0"/>
                                              <w:marTop w:val="0"/>
                                              <w:marBottom w:val="0"/>
                                              <w:divBdr>
                                                <w:top w:val="none" w:sz="0" w:space="0" w:color="auto"/>
                                                <w:left w:val="none" w:sz="0" w:space="0" w:color="auto"/>
                                                <w:bottom w:val="none" w:sz="0" w:space="0" w:color="auto"/>
                                                <w:right w:val="none" w:sz="0" w:space="0" w:color="auto"/>
                                              </w:divBdr>
                                              <w:divsChild>
                                                <w:div w:id="1601599118">
                                                  <w:marLeft w:val="0"/>
                                                  <w:marRight w:val="0"/>
                                                  <w:marTop w:val="0"/>
                                                  <w:marBottom w:val="0"/>
                                                  <w:divBdr>
                                                    <w:top w:val="none" w:sz="0" w:space="0" w:color="auto"/>
                                                    <w:left w:val="none" w:sz="0" w:space="0" w:color="auto"/>
                                                    <w:bottom w:val="none" w:sz="0" w:space="0" w:color="auto"/>
                                                    <w:right w:val="none" w:sz="0" w:space="0" w:color="auto"/>
                                                  </w:divBdr>
                                                  <w:divsChild>
                                                    <w:div w:id="250432139">
                                                      <w:marLeft w:val="0"/>
                                                      <w:marRight w:val="0"/>
                                                      <w:marTop w:val="0"/>
                                                      <w:marBottom w:val="0"/>
                                                      <w:divBdr>
                                                        <w:top w:val="none" w:sz="0" w:space="0" w:color="auto"/>
                                                        <w:left w:val="none" w:sz="0" w:space="0" w:color="auto"/>
                                                        <w:bottom w:val="none" w:sz="0" w:space="0" w:color="auto"/>
                                                        <w:right w:val="none" w:sz="0" w:space="0" w:color="auto"/>
                                                      </w:divBdr>
                                                      <w:divsChild>
                                                        <w:div w:id="10762104">
                                                          <w:marLeft w:val="0"/>
                                                          <w:marRight w:val="0"/>
                                                          <w:marTop w:val="0"/>
                                                          <w:marBottom w:val="0"/>
                                                          <w:divBdr>
                                                            <w:top w:val="none" w:sz="0" w:space="0" w:color="auto"/>
                                                            <w:left w:val="none" w:sz="0" w:space="0" w:color="auto"/>
                                                            <w:bottom w:val="none" w:sz="0" w:space="0" w:color="auto"/>
                                                            <w:right w:val="none" w:sz="0" w:space="0" w:color="auto"/>
                                                          </w:divBdr>
                                                          <w:divsChild>
                                                            <w:div w:id="154529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901145">
      <w:bodyDiv w:val="1"/>
      <w:marLeft w:val="0"/>
      <w:marRight w:val="0"/>
      <w:marTop w:val="0"/>
      <w:marBottom w:val="0"/>
      <w:divBdr>
        <w:top w:val="none" w:sz="0" w:space="0" w:color="auto"/>
        <w:left w:val="none" w:sz="0" w:space="0" w:color="auto"/>
        <w:bottom w:val="none" w:sz="0" w:space="0" w:color="auto"/>
        <w:right w:val="none" w:sz="0" w:space="0" w:color="auto"/>
      </w:divBdr>
    </w:div>
    <w:div w:id="2121532253">
      <w:bodyDiv w:val="1"/>
      <w:marLeft w:val="0"/>
      <w:marRight w:val="0"/>
      <w:marTop w:val="0"/>
      <w:marBottom w:val="0"/>
      <w:divBdr>
        <w:top w:val="none" w:sz="0" w:space="0" w:color="auto"/>
        <w:left w:val="none" w:sz="0" w:space="0" w:color="auto"/>
        <w:bottom w:val="none" w:sz="0" w:space="0" w:color="auto"/>
        <w:right w:val="none" w:sz="0" w:space="0" w:color="auto"/>
      </w:divBdr>
      <w:divsChild>
        <w:div w:id="379132836">
          <w:marLeft w:val="0"/>
          <w:marRight w:val="0"/>
          <w:marTop w:val="0"/>
          <w:marBottom w:val="0"/>
          <w:divBdr>
            <w:top w:val="none" w:sz="0" w:space="0" w:color="auto"/>
            <w:left w:val="none" w:sz="0" w:space="0" w:color="auto"/>
            <w:bottom w:val="none" w:sz="0" w:space="0" w:color="auto"/>
            <w:right w:val="none" w:sz="0" w:space="0" w:color="auto"/>
          </w:divBdr>
          <w:divsChild>
            <w:div w:id="1731493774">
              <w:marLeft w:val="0"/>
              <w:marRight w:val="0"/>
              <w:marTop w:val="0"/>
              <w:marBottom w:val="0"/>
              <w:divBdr>
                <w:top w:val="none" w:sz="0" w:space="0" w:color="auto"/>
                <w:left w:val="none" w:sz="0" w:space="0" w:color="auto"/>
                <w:bottom w:val="none" w:sz="0" w:space="0" w:color="auto"/>
                <w:right w:val="none" w:sz="0" w:space="0" w:color="auto"/>
              </w:divBdr>
              <w:divsChild>
                <w:div w:id="198516053">
                  <w:marLeft w:val="0"/>
                  <w:marRight w:val="0"/>
                  <w:marTop w:val="0"/>
                  <w:marBottom w:val="0"/>
                  <w:divBdr>
                    <w:top w:val="none" w:sz="0" w:space="0" w:color="auto"/>
                    <w:left w:val="none" w:sz="0" w:space="0" w:color="auto"/>
                    <w:bottom w:val="none" w:sz="0" w:space="0" w:color="auto"/>
                    <w:right w:val="none" w:sz="0" w:space="0" w:color="auto"/>
                  </w:divBdr>
                  <w:divsChild>
                    <w:div w:id="781415876">
                      <w:marLeft w:val="0"/>
                      <w:marRight w:val="0"/>
                      <w:marTop w:val="0"/>
                      <w:marBottom w:val="0"/>
                      <w:divBdr>
                        <w:top w:val="none" w:sz="0" w:space="0" w:color="auto"/>
                        <w:left w:val="none" w:sz="0" w:space="0" w:color="auto"/>
                        <w:bottom w:val="none" w:sz="0" w:space="0" w:color="auto"/>
                        <w:right w:val="none" w:sz="0" w:space="0" w:color="auto"/>
                      </w:divBdr>
                      <w:divsChild>
                        <w:div w:id="2020160146">
                          <w:marLeft w:val="0"/>
                          <w:marRight w:val="0"/>
                          <w:marTop w:val="0"/>
                          <w:marBottom w:val="0"/>
                          <w:divBdr>
                            <w:top w:val="none" w:sz="0" w:space="0" w:color="auto"/>
                            <w:left w:val="none" w:sz="0" w:space="0" w:color="auto"/>
                            <w:bottom w:val="none" w:sz="0" w:space="0" w:color="auto"/>
                            <w:right w:val="none" w:sz="0" w:space="0" w:color="auto"/>
                          </w:divBdr>
                          <w:divsChild>
                            <w:div w:id="1353801844">
                              <w:marLeft w:val="0"/>
                              <w:marRight w:val="0"/>
                              <w:marTop w:val="0"/>
                              <w:marBottom w:val="0"/>
                              <w:divBdr>
                                <w:top w:val="none" w:sz="0" w:space="0" w:color="auto"/>
                                <w:left w:val="none" w:sz="0" w:space="0" w:color="auto"/>
                                <w:bottom w:val="none" w:sz="0" w:space="0" w:color="auto"/>
                                <w:right w:val="none" w:sz="0" w:space="0" w:color="auto"/>
                              </w:divBdr>
                              <w:divsChild>
                                <w:div w:id="1058865284">
                                  <w:marLeft w:val="0"/>
                                  <w:marRight w:val="0"/>
                                  <w:marTop w:val="0"/>
                                  <w:marBottom w:val="0"/>
                                  <w:divBdr>
                                    <w:top w:val="none" w:sz="0" w:space="0" w:color="auto"/>
                                    <w:left w:val="none" w:sz="0" w:space="0" w:color="auto"/>
                                    <w:bottom w:val="none" w:sz="0" w:space="0" w:color="auto"/>
                                    <w:right w:val="none" w:sz="0" w:space="0" w:color="auto"/>
                                  </w:divBdr>
                                  <w:divsChild>
                                    <w:div w:id="1995990478">
                                      <w:marLeft w:val="0"/>
                                      <w:marRight w:val="0"/>
                                      <w:marTop w:val="0"/>
                                      <w:marBottom w:val="0"/>
                                      <w:divBdr>
                                        <w:top w:val="none" w:sz="0" w:space="0" w:color="auto"/>
                                        <w:left w:val="none" w:sz="0" w:space="0" w:color="auto"/>
                                        <w:bottom w:val="none" w:sz="0" w:space="0" w:color="auto"/>
                                        <w:right w:val="none" w:sz="0" w:space="0" w:color="auto"/>
                                      </w:divBdr>
                                      <w:divsChild>
                                        <w:div w:id="461075707">
                                          <w:marLeft w:val="0"/>
                                          <w:marRight w:val="0"/>
                                          <w:marTop w:val="0"/>
                                          <w:marBottom w:val="0"/>
                                          <w:divBdr>
                                            <w:top w:val="none" w:sz="0" w:space="0" w:color="auto"/>
                                            <w:left w:val="none" w:sz="0" w:space="0" w:color="auto"/>
                                            <w:bottom w:val="none" w:sz="0" w:space="0" w:color="auto"/>
                                            <w:right w:val="none" w:sz="0" w:space="0" w:color="auto"/>
                                          </w:divBdr>
                                          <w:divsChild>
                                            <w:div w:id="1081484278">
                                              <w:marLeft w:val="0"/>
                                              <w:marRight w:val="0"/>
                                              <w:marTop w:val="0"/>
                                              <w:marBottom w:val="0"/>
                                              <w:divBdr>
                                                <w:top w:val="none" w:sz="0" w:space="0" w:color="auto"/>
                                                <w:left w:val="none" w:sz="0" w:space="0" w:color="auto"/>
                                                <w:bottom w:val="none" w:sz="0" w:space="0" w:color="auto"/>
                                                <w:right w:val="none" w:sz="0" w:space="0" w:color="auto"/>
                                              </w:divBdr>
                                              <w:divsChild>
                                                <w:div w:id="22021809">
                                                  <w:marLeft w:val="0"/>
                                                  <w:marRight w:val="0"/>
                                                  <w:marTop w:val="0"/>
                                                  <w:marBottom w:val="0"/>
                                                  <w:divBdr>
                                                    <w:top w:val="none" w:sz="0" w:space="0" w:color="auto"/>
                                                    <w:left w:val="none" w:sz="0" w:space="0" w:color="auto"/>
                                                    <w:bottom w:val="none" w:sz="0" w:space="0" w:color="auto"/>
                                                    <w:right w:val="none" w:sz="0" w:space="0" w:color="auto"/>
                                                  </w:divBdr>
                                                  <w:divsChild>
                                                    <w:div w:id="2019775157">
                                                      <w:marLeft w:val="0"/>
                                                      <w:marRight w:val="0"/>
                                                      <w:marTop w:val="0"/>
                                                      <w:marBottom w:val="0"/>
                                                      <w:divBdr>
                                                        <w:top w:val="none" w:sz="0" w:space="0" w:color="auto"/>
                                                        <w:left w:val="none" w:sz="0" w:space="0" w:color="auto"/>
                                                        <w:bottom w:val="none" w:sz="0" w:space="0" w:color="auto"/>
                                                        <w:right w:val="none" w:sz="0" w:space="0" w:color="auto"/>
                                                      </w:divBdr>
                                                      <w:divsChild>
                                                        <w:div w:id="590086798">
                                                          <w:marLeft w:val="0"/>
                                                          <w:marRight w:val="0"/>
                                                          <w:marTop w:val="0"/>
                                                          <w:marBottom w:val="0"/>
                                                          <w:divBdr>
                                                            <w:top w:val="none" w:sz="0" w:space="0" w:color="auto"/>
                                                            <w:left w:val="none" w:sz="0" w:space="0" w:color="auto"/>
                                                            <w:bottom w:val="none" w:sz="0" w:space="0" w:color="auto"/>
                                                            <w:right w:val="none" w:sz="0" w:space="0" w:color="auto"/>
                                                          </w:divBdr>
                                                          <w:divsChild>
                                                            <w:div w:id="6595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1758454">
      <w:bodyDiv w:val="1"/>
      <w:marLeft w:val="0"/>
      <w:marRight w:val="0"/>
      <w:marTop w:val="0"/>
      <w:marBottom w:val="0"/>
      <w:divBdr>
        <w:top w:val="none" w:sz="0" w:space="0" w:color="auto"/>
        <w:left w:val="none" w:sz="0" w:space="0" w:color="auto"/>
        <w:bottom w:val="none" w:sz="0" w:space="0" w:color="auto"/>
        <w:right w:val="none" w:sz="0" w:space="0" w:color="auto"/>
      </w:divBdr>
      <w:divsChild>
        <w:div w:id="1805193734">
          <w:marLeft w:val="0"/>
          <w:marRight w:val="0"/>
          <w:marTop w:val="0"/>
          <w:marBottom w:val="0"/>
          <w:divBdr>
            <w:top w:val="none" w:sz="0" w:space="0" w:color="auto"/>
            <w:left w:val="none" w:sz="0" w:space="0" w:color="auto"/>
            <w:bottom w:val="none" w:sz="0" w:space="0" w:color="auto"/>
            <w:right w:val="none" w:sz="0" w:space="0" w:color="auto"/>
          </w:divBdr>
          <w:divsChild>
            <w:div w:id="339429120">
              <w:marLeft w:val="0"/>
              <w:marRight w:val="0"/>
              <w:marTop w:val="0"/>
              <w:marBottom w:val="0"/>
              <w:divBdr>
                <w:top w:val="none" w:sz="0" w:space="0" w:color="auto"/>
                <w:left w:val="none" w:sz="0" w:space="0" w:color="auto"/>
                <w:bottom w:val="none" w:sz="0" w:space="0" w:color="auto"/>
                <w:right w:val="none" w:sz="0" w:space="0" w:color="auto"/>
              </w:divBdr>
              <w:divsChild>
                <w:div w:id="654722480">
                  <w:marLeft w:val="0"/>
                  <w:marRight w:val="0"/>
                  <w:marTop w:val="0"/>
                  <w:marBottom w:val="0"/>
                  <w:divBdr>
                    <w:top w:val="none" w:sz="0" w:space="0" w:color="auto"/>
                    <w:left w:val="none" w:sz="0" w:space="0" w:color="auto"/>
                    <w:bottom w:val="none" w:sz="0" w:space="0" w:color="auto"/>
                    <w:right w:val="none" w:sz="0" w:space="0" w:color="auto"/>
                  </w:divBdr>
                  <w:divsChild>
                    <w:div w:id="1408192312">
                      <w:marLeft w:val="0"/>
                      <w:marRight w:val="0"/>
                      <w:marTop w:val="0"/>
                      <w:marBottom w:val="0"/>
                      <w:divBdr>
                        <w:top w:val="none" w:sz="0" w:space="0" w:color="auto"/>
                        <w:left w:val="none" w:sz="0" w:space="0" w:color="auto"/>
                        <w:bottom w:val="none" w:sz="0" w:space="0" w:color="auto"/>
                        <w:right w:val="none" w:sz="0" w:space="0" w:color="auto"/>
                      </w:divBdr>
                      <w:divsChild>
                        <w:div w:id="1518731783">
                          <w:marLeft w:val="0"/>
                          <w:marRight w:val="0"/>
                          <w:marTop w:val="0"/>
                          <w:marBottom w:val="0"/>
                          <w:divBdr>
                            <w:top w:val="none" w:sz="0" w:space="0" w:color="auto"/>
                            <w:left w:val="none" w:sz="0" w:space="0" w:color="auto"/>
                            <w:bottom w:val="none" w:sz="0" w:space="0" w:color="auto"/>
                            <w:right w:val="none" w:sz="0" w:space="0" w:color="auto"/>
                          </w:divBdr>
                          <w:divsChild>
                            <w:div w:id="99959651">
                              <w:marLeft w:val="0"/>
                              <w:marRight w:val="0"/>
                              <w:marTop w:val="0"/>
                              <w:marBottom w:val="0"/>
                              <w:divBdr>
                                <w:top w:val="none" w:sz="0" w:space="0" w:color="auto"/>
                                <w:left w:val="none" w:sz="0" w:space="0" w:color="auto"/>
                                <w:bottom w:val="none" w:sz="0" w:space="0" w:color="auto"/>
                                <w:right w:val="none" w:sz="0" w:space="0" w:color="auto"/>
                              </w:divBdr>
                              <w:divsChild>
                                <w:div w:id="29501796">
                                  <w:marLeft w:val="0"/>
                                  <w:marRight w:val="0"/>
                                  <w:marTop w:val="0"/>
                                  <w:marBottom w:val="0"/>
                                  <w:divBdr>
                                    <w:top w:val="none" w:sz="0" w:space="0" w:color="auto"/>
                                    <w:left w:val="none" w:sz="0" w:space="0" w:color="auto"/>
                                    <w:bottom w:val="none" w:sz="0" w:space="0" w:color="auto"/>
                                    <w:right w:val="none" w:sz="0" w:space="0" w:color="auto"/>
                                  </w:divBdr>
                                  <w:divsChild>
                                    <w:div w:id="1674071396">
                                      <w:marLeft w:val="0"/>
                                      <w:marRight w:val="0"/>
                                      <w:marTop w:val="0"/>
                                      <w:marBottom w:val="0"/>
                                      <w:divBdr>
                                        <w:top w:val="none" w:sz="0" w:space="0" w:color="auto"/>
                                        <w:left w:val="none" w:sz="0" w:space="0" w:color="auto"/>
                                        <w:bottom w:val="none" w:sz="0" w:space="0" w:color="auto"/>
                                        <w:right w:val="none" w:sz="0" w:space="0" w:color="auto"/>
                                      </w:divBdr>
                                      <w:divsChild>
                                        <w:div w:id="1199271015">
                                          <w:marLeft w:val="0"/>
                                          <w:marRight w:val="0"/>
                                          <w:marTop w:val="0"/>
                                          <w:marBottom w:val="0"/>
                                          <w:divBdr>
                                            <w:top w:val="none" w:sz="0" w:space="0" w:color="auto"/>
                                            <w:left w:val="none" w:sz="0" w:space="0" w:color="auto"/>
                                            <w:bottom w:val="none" w:sz="0" w:space="0" w:color="auto"/>
                                            <w:right w:val="none" w:sz="0" w:space="0" w:color="auto"/>
                                          </w:divBdr>
                                          <w:divsChild>
                                            <w:div w:id="941382644">
                                              <w:marLeft w:val="0"/>
                                              <w:marRight w:val="0"/>
                                              <w:marTop w:val="0"/>
                                              <w:marBottom w:val="0"/>
                                              <w:divBdr>
                                                <w:top w:val="none" w:sz="0" w:space="0" w:color="auto"/>
                                                <w:left w:val="none" w:sz="0" w:space="0" w:color="auto"/>
                                                <w:bottom w:val="none" w:sz="0" w:space="0" w:color="auto"/>
                                                <w:right w:val="none" w:sz="0" w:space="0" w:color="auto"/>
                                              </w:divBdr>
                                              <w:divsChild>
                                                <w:div w:id="123233305">
                                                  <w:marLeft w:val="0"/>
                                                  <w:marRight w:val="0"/>
                                                  <w:marTop w:val="0"/>
                                                  <w:marBottom w:val="0"/>
                                                  <w:divBdr>
                                                    <w:top w:val="none" w:sz="0" w:space="0" w:color="auto"/>
                                                    <w:left w:val="none" w:sz="0" w:space="0" w:color="auto"/>
                                                    <w:bottom w:val="none" w:sz="0" w:space="0" w:color="auto"/>
                                                    <w:right w:val="none" w:sz="0" w:space="0" w:color="auto"/>
                                                  </w:divBdr>
                                                  <w:divsChild>
                                                    <w:div w:id="511995545">
                                                      <w:marLeft w:val="0"/>
                                                      <w:marRight w:val="0"/>
                                                      <w:marTop w:val="0"/>
                                                      <w:marBottom w:val="0"/>
                                                      <w:divBdr>
                                                        <w:top w:val="none" w:sz="0" w:space="0" w:color="auto"/>
                                                        <w:left w:val="none" w:sz="0" w:space="0" w:color="auto"/>
                                                        <w:bottom w:val="none" w:sz="0" w:space="0" w:color="auto"/>
                                                        <w:right w:val="none" w:sz="0" w:space="0" w:color="auto"/>
                                                      </w:divBdr>
                                                      <w:divsChild>
                                                        <w:div w:id="153112969">
                                                          <w:marLeft w:val="0"/>
                                                          <w:marRight w:val="0"/>
                                                          <w:marTop w:val="0"/>
                                                          <w:marBottom w:val="0"/>
                                                          <w:divBdr>
                                                            <w:top w:val="none" w:sz="0" w:space="0" w:color="auto"/>
                                                            <w:left w:val="none" w:sz="0" w:space="0" w:color="auto"/>
                                                            <w:bottom w:val="none" w:sz="0" w:space="0" w:color="auto"/>
                                                            <w:right w:val="none" w:sz="0" w:space="0" w:color="auto"/>
                                                          </w:divBdr>
                                                          <w:divsChild>
                                                            <w:div w:id="12012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757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q.osd.mil/dpap/dars/dfarspgi/current/" TargetMode="External"/><Relationship Id="rId18" Type="http://schemas.openxmlformats.org/officeDocument/2006/relationships/hyperlink" Target="mailto:Gere.A.Bamba.Civ@US.Navy.Mil"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mailto:hannah.m.hill.civ@us.navy.mil" TargetMode="External"/><Relationship Id="rId7" Type="http://schemas.openxmlformats.org/officeDocument/2006/relationships/styles" Target="styles.xml"/><Relationship Id="rId12" Type="http://schemas.openxmlformats.org/officeDocument/2006/relationships/hyperlink" Target="https://www.acquisition.gov/browse/index/far" TargetMode="External"/><Relationship Id="rId17" Type="http://schemas.openxmlformats.org/officeDocument/2006/relationships/hyperlink" Target="mailto:Kevin.M.Kay4.Civ@US.Navy.Mi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Gere.A.Bamba.Civ@US.Navy.Mil" TargetMode="External"/><Relationship Id="rId20" Type="http://schemas.openxmlformats.org/officeDocument/2006/relationships/hyperlink" Target="mailto:emilio.a.flores.civ@us.navy.mi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mailto:Kevin.M.Kay4.Civ@US.Navy.Mil" TargetMode="External"/><Relationship Id="rId23" Type="http://schemas.openxmlformats.org/officeDocument/2006/relationships/hyperlink" Target="mailto:hannah.m.hill.civ@us.navy.mil" TargetMode="External"/><Relationship Id="rId10" Type="http://schemas.openxmlformats.org/officeDocument/2006/relationships/footnotes" Target="footnotes.xml"/><Relationship Id="rId19" Type="http://schemas.openxmlformats.org/officeDocument/2006/relationships/hyperlink" Target="https://www.acquisition.gov/far/part-5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cquisition.gov/far/part-52" TargetMode="External"/><Relationship Id="rId22" Type="http://schemas.openxmlformats.org/officeDocument/2006/relationships/hyperlink" Target="mailto:emilio.a.flores.civ@us.navy.mi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395327DE1BF214A85F1B46E41FE9B72" ma:contentTypeVersion="0" ma:contentTypeDescription="Create a new document." ma:contentTypeScope="" ma:versionID="92a02db06eabdc8e87f32995121847c2">
  <xsd:schema xmlns:xsd="http://www.w3.org/2001/XMLSchema" xmlns:xs="http://www.w3.org/2001/XMLSchema" xmlns:p="http://schemas.microsoft.com/office/2006/metadata/properties" xmlns:ns2="6a0228c4-6105-4cae-aea5-046426089cac" targetNamespace="http://schemas.microsoft.com/office/2006/metadata/properties" ma:root="true" ma:fieldsID="602a39f7075f9767f3cfd215aa46e20a" ns2:_="">
    <xsd:import namespace="6a0228c4-6105-4cae-aea5-046426089cac"/>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0228c4-6105-4cae-aea5-046426089ca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6a0228c4-6105-4cae-aea5-046426089cac">XP37PVP6SA5X-1565927143-12</_dlc_DocId>
    <_dlc_DocIdUrl xmlns="6a0228c4-6105-4cae-aea5-046426089cac">
      <Url>https://msc.navy.deps.mil/sites/N10/N104/_layouts/15/DocIdRedir.aspx?ID=XP37PVP6SA5X-1565927143-12</Url>
      <Description>XP37PVP6SA5X-1565927143-12</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4C5400-C1AB-4E4F-A0B6-C661D12A843F}">
  <ds:schemaRefs>
    <ds:schemaRef ds:uri="http://schemas.microsoft.com/sharepoint/events"/>
  </ds:schemaRefs>
</ds:datastoreItem>
</file>

<file path=customXml/itemProps2.xml><?xml version="1.0" encoding="utf-8"?>
<ds:datastoreItem xmlns:ds="http://schemas.openxmlformats.org/officeDocument/2006/customXml" ds:itemID="{091CAAD6-95C6-49BE-930F-58BE0C9CD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0228c4-6105-4cae-aea5-046426089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483B11-3AEE-492A-860E-81A9216DD6C8}">
  <ds:schemaRefs>
    <ds:schemaRef ds:uri="http://schemas.microsoft.com/sharepoint/v3/contenttype/forms"/>
  </ds:schemaRefs>
</ds:datastoreItem>
</file>

<file path=customXml/itemProps4.xml><?xml version="1.0" encoding="utf-8"?>
<ds:datastoreItem xmlns:ds="http://schemas.openxmlformats.org/officeDocument/2006/customXml" ds:itemID="{302F79D3-F94F-4A25-8292-80B20EE8654E}">
  <ds:schemaRefs>
    <ds:schemaRef ds:uri="http://schemas.microsoft.com/office/2006/metadata/properties"/>
    <ds:schemaRef ds:uri="http://schemas.microsoft.com/office/infopath/2007/PartnerControls"/>
    <ds:schemaRef ds:uri="6a0228c4-6105-4cae-aea5-046426089cac"/>
  </ds:schemaRefs>
</ds:datastoreItem>
</file>

<file path=customXml/itemProps5.xml><?xml version="1.0" encoding="utf-8"?>
<ds:datastoreItem xmlns:ds="http://schemas.openxmlformats.org/officeDocument/2006/customXml" ds:itemID="{AE06CC12-F01B-4B3C-A809-0907B4526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8996</Words>
  <Characters>51281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SYNOPSIS SOLICITATION TEMPLATE</vt:lpstr>
    </vt:vector>
  </TitlesOfParts>
  <Company>NMCI</Company>
  <LinksUpToDate>false</LinksUpToDate>
  <CharactersWithSpaces>60157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SOLICITATION TEMPLATE</dc:title>
  <dc:creator>david.hamilton2</dc:creator>
  <cp:lastModifiedBy>Bamba, Gere A CIV USN MSC</cp:lastModifiedBy>
  <cp:revision>2</cp:revision>
  <cp:lastPrinted>2013-03-25T14:53:00Z</cp:lastPrinted>
  <dcterms:created xsi:type="dcterms:W3CDTF">2025-11-25T23:25:00Z</dcterms:created>
  <dcterms:modified xsi:type="dcterms:W3CDTF">2025-11-25T23:25:00Z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e9f9b3cd-75ae-41f9-9d6d-2ac85d363ede</vt:lpwstr>
  </property>
  <property fmtid="{D5CDD505-2E9C-101B-9397-08002B2CF9AE}" pid="3" name="ContentTypeId">
    <vt:lpwstr>0x010100D395327DE1BF214A85F1B46E41FE9B72</vt:lpwstr>
  </property>
  <property fmtid="{D5CDD505-2E9C-101B-9397-08002B2CF9AE}" pid="4" name="Category">
    <vt:lpwstr>C</vt:lpwstr>
  </property>
</Properties>
</file>